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FB7A7" w14:textId="1B8370C6" w:rsidR="00407FB4" w:rsidRPr="002F6C5A" w:rsidRDefault="0089400C">
      <w:pPr>
        <w:rPr>
          <w:b/>
          <w:bCs/>
          <w:sz w:val="36"/>
          <w:szCs w:val="36"/>
        </w:rPr>
      </w:pPr>
      <w:r>
        <w:rPr>
          <w:b/>
          <w:bCs/>
          <w:sz w:val="36"/>
          <w:szCs w:val="36"/>
        </w:rPr>
        <w:t xml:space="preserve">FAQ - </w:t>
      </w:r>
      <w:r w:rsidR="00232ED2">
        <w:rPr>
          <w:b/>
          <w:bCs/>
          <w:sz w:val="36"/>
          <w:szCs w:val="36"/>
        </w:rPr>
        <w:t xml:space="preserve">UCP and VSP with </w:t>
      </w:r>
      <w:r w:rsidR="00407FB4" w:rsidRPr="08C8A241">
        <w:rPr>
          <w:b/>
          <w:bCs/>
          <w:sz w:val="36"/>
          <w:szCs w:val="36"/>
        </w:rPr>
        <w:t>VMware Tanzu</w:t>
      </w:r>
      <w:r w:rsidR="00924068">
        <w:rPr>
          <w:b/>
          <w:bCs/>
          <w:sz w:val="36"/>
          <w:szCs w:val="36"/>
        </w:rPr>
        <w:t xml:space="preserve">, </w:t>
      </w:r>
      <w:r w:rsidR="00407FB4" w:rsidRPr="08C8A241">
        <w:rPr>
          <w:b/>
          <w:bCs/>
          <w:sz w:val="36"/>
          <w:szCs w:val="36"/>
        </w:rPr>
        <w:t>RedHat OpenShift</w:t>
      </w:r>
      <w:r w:rsidR="00243CA6">
        <w:rPr>
          <w:b/>
          <w:bCs/>
          <w:sz w:val="36"/>
          <w:szCs w:val="36"/>
        </w:rPr>
        <w:t>, HKS</w:t>
      </w:r>
      <w:r w:rsidR="00147D5A">
        <w:rPr>
          <w:b/>
          <w:bCs/>
          <w:sz w:val="36"/>
          <w:szCs w:val="36"/>
        </w:rPr>
        <w:t xml:space="preserve"> </w:t>
      </w:r>
      <w:r w:rsidR="00243CA6">
        <w:rPr>
          <w:b/>
          <w:bCs/>
          <w:sz w:val="36"/>
          <w:szCs w:val="36"/>
        </w:rPr>
        <w:t>–</w:t>
      </w:r>
      <w:r w:rsidR="00407FB4" w:rsidRPr="08C8A241">
        <w:rPr>
          <w:b/>
          <w:bCs/>
          <w:sz w:val="36"/>
          <w:szCs w:val="36"/>
        </w:rPr>
        <w:t xml:space="preserve"> (Frequently Asked Questions)</w:t>
      </w:r>
    </w:p>
    <w:p w14:paraId="3C643E70" w14:textId="3DC7CC79" w:rsidR="005F0165" w:rsidRDefault="005F0165" w:rsidP="008C5D8D"/>
    <w:p w14:paraId="431BCD4F" w14:textId="5D921532" w:rsidR="00AC3F2D" w:rsidRDefault="00AC3F2D" w:rsidP="008C5D8D">
      <w:r>
        <w:t xml:space="preserve">[Updated </w:t>
      </w:r>
      <w:r w:rsidR="00D83C5C">
        <w:t xml:space="preserve">March </w:t>
      </w:r>
      <w:r w:rsidR="00403824">
        <w:t>30,</w:t>
      </w:r>
      <w:r w:rsidR="00D83C5C">
        <w:t>2022]</w:t>
      </w:r>
    </w:p>
    <w:p w14:paraId="795299B1" w14:textId="1C8A1A0C" w:rsidR="08C8A241" w:rsidRDefault="08C8A241" w:rsidP="08C8A241"/>
    <w:p w14:paraId="3A2118E6" w14:textId="77777777" w:rsidR="00340B5B" w:rsidRDefault="00340B5B" w:rsidP="08C8A241"/>
    <w:p w14:paraId="1BD247D6" w14:textId="236E7139" w:rsidR="00340B5B" w:rsidRDefault="00340B5B" w:rsidP="08C8A241">
      <w:pPr>
        <w:rPr>
          <w:b/>
          <w:bCs/>
        </w:rPr>
      </w:pPr>
      <w:r w:rsidRPr="00E324BA">
        <w:rPr>
          <w:b/>
          <w:bCs/>
        </w:rPr>
        <w:t xml:space="preserve">Q: Why is VMware Tanzu or </w:t>
      </w:r>
      <w:r w:rsidR="00403824">
        <w:rPr>
          <w:b/>
          <w:bCs/>
        </w:rPr>
        <w:t xml:space="preserve">RedHat </w:t>
      </w:r>
      <w:r w:rsidRPr="00E324BA">
        <w:rPr>
          <w:b/>
          <w:bCs/>
        </w:rPr>
        <w:t>OpenShift important</w:t>
      </w:r>
      <w:r w:rsidR="009B0F9D">
        <w:rPr>
          <w:b/>
          <w:bCs/>
        </w:rPr>
        <w:t xml:space="preserve"> to customers.</w:t>
      </w:r>
    </w:p>
    <w:p w14:paraId="6EA357B0" w14:textId="6922C34B" w:rsidR="00DE17FE" w:rsidRPr="00DE17FE" w:rsidRDefault="00DE17FE" w:rsidP="08C8A241">
      <w:r w:rsidRPr="00E324BA">
        <w:t xml:space="preserve">A: </w:t>
      </w:r>
      <w:r w:rsidR="00D656E5">
        <w:t>With business leaders</w:t>
      </w:r>
      <w:r w:rsidR="00CC7AC4">
        <w:t xml:space="preserve"> </w:t>
      </w:r>
      <w:r w:rsidR="009100A8">
        <w:t>focused</w:t>
      </w:r>
      <w:r w:rsidR="00CC7AC4">
        <w:t xml:space="preserve"> on </w:t>
      </w:r>
      <w:r w:rsidR="006061BD">
        <w:t>digital</w:t>
      </w:r>
      <w:r w:rsidR="003A41C6">
        <w:t xml:space="preserve"> transformation</w:t>
      </w:r>
      <w:r w:rsidR="00927253">
        <w:t xml:space="preserve"> to drive new revenue streams</w:t>
      </w:r>
      <w:r w:rsidR="00CC7AC4">
        <w:t xml:space="preserve">, </w:t>
      </w:r>
      <w:r w:rsidR="003A41C6">
        <w:t xml:space="preserve">activities such as </w:t>
      </w:r>
      <w:r w:rsidR="00D656E5">
        <w:t xml:space="preserve">faster delivery of new and update business services </w:t>
      </w:r>
      <w:r w:rsidR="00DF6663">
        <w:t xml:space="preserve">to their customer segments </w:t>
      </w:r>
      <w:r w:rsidR="00EF053B">
        <w:t xml:space="preserve">becomes </w:t>
      </w:r>
      <w:r w:rsidR="00DF6663">
        <w:t xml:space="preserve">a </w:t>
      </w:r>
      <w:r w:rsidR="00EF053B">
        <w:t xml:space="preserve">key </w:t>
      </w:r>
      <w:r w:rsidR="00DF6663">
        <w:t xml:space="preserve">strategic </w:t>
      </w:r>
      <w:r w:rsidR="00EF053B">
        <w:t>component</w:t>
      </w:r>
      <w:proofErr w:type="gramStart"/>
      <w:r w:rsidR="00DF6663">
        <w:t xml:space="preserve">. </w:t>
      </w:r>
      <w:r w:rsidR="00EF053B">
        <w:t xml:space="preserve"> </w:t>
      </w:r>
      <w:proofErr w:type="gramEnd"/>
      <w:r w:rsidR="00DF6663">
        <w:t>L</w:t>
      </w:r>
      <w:r w:rsidR="00F12893">
        <w:t xml:space="preserve">everaging </w:t>
      </w:r>
      <w:r w:rsidR="00D656E5">
        <w:t xml:space="preserve">containers has become popular </w:t>
      </w:r>
      <w:r w:rsidR="00F12893">
        <w:t xml:space="preserve">component in </w:t>
      </w:r>
      <w:r w:rsidR="00D656E5">
        <w:t>application development</w:t>
      </w:r>
      <w:r w:rsidR="003A41C6">
        <w:t xml:space="preserve">. Containers encourages </w:t>
      </w:r>
      <w:r w:rsidR="006D307B">
        <w:t xml:space="preserve">more granular development teams and re-use of </w:t>
      </w:r>
      <w:proofErr w:type="gramStart"/>
      <w:r w:rsidR="006D307B">
        <w:t>open source</w:t>
      </w:r>
      <w:proofErr w:type="gramEnd"/>
      <w:r w:rsidR="006D307B">
        <w:t xml:space="preserve"> </w:t>
      </w:r>
      <w:r w:rsidR="00966512">
        <w:t xml:space="preserve">application </w:t>
      </w:r>
      <w:r w:rsidR="006D307B">
        <w:t xml:space="preserve">components enabling apps teams to delivery </w:t>
      </w:r>
      <w:r w:rsidR="00610967">
        <w:t xml:space="preserve">new services </w:t>
      </w:r>
      <w:r w:rsidR="004A53F6">
        <w:t xml:space="preserve">and improved customer experiences almost </w:t>
      </w:r>
      <w:r w:rsidR="00B90323">
        <w:t>daily in some cases.</w:t>
      </w:r>
      <w:r w:rsidR="004A53F6">
        <w:t xml:space="preserve"> </w:t>
      </w:r>
      <w:proofErr w:type="gramStart"/>
      <w:r w:rsidR="006F21CC">
        <w:t>In order for</w:t>
      </w:r>
      <w:proofErr w:type="gramEnd"/>
      <w:r w:rsidR="006F21CC">
        <w:t xml:space="preserve"> customers to manage these containers (100’s to 10,000), an orchestration </w:t>
      </w:r>
      <w:r w:rsidR="00B90323">
        <w:t>platform</w:t>
      </w:r>
      <w:r w:rsidR="006F21CC">
        <w:t xml:space="preserve"> like </w:t>
      </w:r>
      <w:r w:rsidR="00B90323">
        <w:t>Kubernetes</w:t>
      </w:r>
      <w:r w:rsidR="006F21CC">
        <w:t xml:space="preserve"> becomes paramount. Customers seek proven </w:t>
      </w:r>
      <w:r w:rsidR="000C5141">
        <w:t xml:space="preserve">distributions of </w:t>
      </w:r>
      <w:r w:rsidR="00B90323">
        <w:t>Kubernetes</w:t>
      </w:r>
      <w:r w:rsidR="007326EC">
        <w:t xml:space="preserve"> to enables their apps team while ensuring they can manage and operate these environments effectively within their existing IT governance processes.</w:t>
      </w:r>
    </w:p>
    <w:p w14:paraId="6B950D62" w14:textId="77777777" w:rsidR="00446ACE" w:rsidRDefault="00446ACE" w:rsidP="08C8A241"/>
    <w:p w14:paraId="3D42915B" w14:textId="68121BAA" w:rsidR="00446ACE" w:rsidRPr="006072FF" w:rsidRDefault="00446ACE" w:rsidP="00446ACE">
      <w:pPr>
        <w:rPr>
          <w:b/>
          <w:bCs/>
        </w:rPr>
      </w:pPr>
      <w:r w:rsidRPr="006072FF">
        <w:rPr>
          <w:b/>
          <w:bCs/>
        </w:rPr>
        <w:t xml:space="preserve">Q:  What is </w:t>
      </w:r>
      <w:r w:rsidR="008F6D51">
        <w:rPr>
          <w:b/>
          <w:bCs/>
        </w:rPr>
        <w:t xml:space="preserve">VMware </w:t>
      </w:r>
      <w:r w:rsidR="003D024E">
        <w:rPr>
          <w:b/>
          <w:bCs/>
        </w:rPr>
        <w:t xml:space="preserve">Tanzu and </w:t>
      </w:r>
      <w:r w:rsidRPr="006072FF">
        <w:rPr>
          <w:b/>
          <w:bCs/>
        </w:rPr>
        <w:t>Tanzu</w:t>
      </w:r>
      <w:r>
        <w:rPr>
          <w:b/>
          <w:bCs/>
        </w:rPr>
        <w:t xml:space="preserve"> Kubernetes Grid (TKG)</w:t>
      </w:r>
      <w:r w:rsidRPr="006072FF">
        <w:rPr>
          <w:b/>
          <w:bCs/>
        </w:rPr>
        <w:t>?</w:t>
      </w:r>
    </w:p>
    <w:p w14:paraId="3DCF3570" w14:textId="6853909D" w:rsidR="00446ACE" w:rsidRDefault="00446ACE" w:rsidP="00446ACE">
      <w:r>
        <w:t>A:  VMware Tanzu</w:t>
      </w:r>
      <w:r w:rsidR="00B431F6">
        <w:t xml:space="preserve"> is VMware’s brand name they have for solutions</w:t>
      </w:r>
      <w:r w:rsidR="00FC4BA0">
        <w:t xml:space="preserve"> arou</w:t>
      </w:r>
      <w:r w:rsidR="003D024E">
        <w:t xml:space="preserve">nd the </w:t>
      </w:r>
      <w:r w:rsidR="00C9496C">
        <w:t>Kubernetes</w:t>
      </w:r>
      <w:r w:rsidR="003D024E">
        <w:t xml:space="preserve"> ecosystem for both infrastructure and developers.</w:t>
      </w:r>
      <w:r>
        <w:t xml:space="preserve"> TKG is VMware’s </w:t>
      </w:r>
      <w:r w:rsidR="00D620D8">
        <w:t xml:space="preserve">name for their </w:t>
      </w:r>
      <w:r>
        <w:t>upstream CNCF</w:t>
      </w:r>
      <w:r w:rsidR="00702468">
        <w:t xml:space="preserve"> compliant</w:t>
      </w:r>
      <w:r>
        <w:t xml:space="preserve"> K8s distribution.</w:t>
      </w:r>
      <w:r w:rsidR="00D620D8">
        <w:t xml:space="preserve"> Upstream just means they have tested/curated</w:t>
      </w:r>
      <w:r w:rsidR="004457D4">
        <w:t xml:space="preserve">/packaged </w:t>
      </w:r>
      <w:r w:rsidR="00D620D8">
        <w:t xml:space="preserve">a version prior to current </w:t>
      </w:r>
      <w:proofErr w:type="gramStart"/>
      <w:r w:rsidR="00D620D8">
        <w:t>open source</w:t>
      </w:r>
      <w:proofErr w:type="gramEnd"/>
      <w:r w:rsidR="00D620D8">
        <w:t xml:space="preserve"> code</w:t>
      </w:r>
      <w:r w:rsidR="0072667C">
        <w:t xml:space="preserve"> version</w:t>
      </w:r>
      <w:r w:rsidR="004457D4">
        <w:t>.</w:t>
      </w:r>
      <w:r>
        <w:t xml:space="preserve">  </w:t>
      </w:r>
      <w:r w:rsidR="00F3739D">
        <w:t xml:space="preserve">TKG </w:t>
      </w:r>
      <w:r w:rsidR="00305C07">
        <w:t xml:space="preserve">distribution can run on any cloud. It </w:t>
      </w:r>
      <w:r w:rsidR="00142A03">
        <w:t>integrates and runs</w:t>
      </w:r>
      <w:r>
        <w:t xml:space="preserve"> on vSphere natively, (</w:t>
      </w:r>
      <w:proofErr w:type="gramStart"/>
      <w:r w:rsidR="00C9496C">
        <w:t>i.e.</w:t>
      </w:r>
      <w:proofErr w:type="gramEnd"/>
      <w:r>
        <w:t xml:space="preserve"> </w:t>
      </w:r>
      <w:r w:rsidR="00C9496C">
        <w:t>Kubernetes</w:t>
      </w:r>
      <w:r>
        <w:t xml:space="preserve"> control plane running across ESXi hosts) and </w:t>
      </w:r>
      <w:r w:rsidR="00C9496C">
        <w:t>Kubernetes</w:t>
      </w:r>
      <w:r>
        <w:t xml:space="preserve"> workload clusters typically operate as sets of VMs to provide those run time services for pods/containers.  It provides </w:t>
      </w:r>
      <w:proofErr w:type="gramStart"/>
      <w:r>
        <w:t>essentially in</w:t>
      </w:r>
      <w:proofErr w:type="gramEnd"/>
      <w:r>
        <w:t xml:space="preserve"> a few clicks approach to turn a vSphere 7+ installation into a platform that can deliver VMs and Kubernetes clusters. The team used K8s extensibility (</w:t>
      </w:r>
      <w:proofErr w:type="gramStart"/>
      <w:r w:rsidR="00C9496C">
        <w:t>e.g.</w:t>
      </w:r>
      <w:proofErr w:type="gramEnd"/>
      <w:r>
        <w:t xml:space="preserve"> Cluster APIs) to have it seamlessly integrate into vSphere architecture and allow operations teams to use familiar VMware tools/concepts to manage those resources...  It is however, still a CNCF compliant K8s distribution since the standard K8s APIs is unchanged</w:t>
      </w:r>
      <w:proofErr w:type="gramStart"/>
      <w:r>
        <w:t xml:space="preserve">.  </w:t>
      </w:r>
      <w:proofErr w:type="gramEnd"/>
      <w:r w:rsidR="007674B9">
        <w:t xml:space="preserve">This is good link to get oriented on Tanzu </w:t>
      </w:r>
      <w:hyperlink r:id="rId8" w:history="1">
        <w:r w:rsidR="007674B9" w:rsidRPr="004A7C72">
          <w:rPr>
            <w:rStyle w:val="Hyperlink"/>
          </w:rPr>
          <w:t>https://veducate.co.uk/tanzu-terminology/</w:t>
        </w:r>
      </w:hyperlink>
      <w:r w:rsidR="007674B9">
        <w:t xml:space="preserve"> and here is </w:t>
      </w:r>
      <w:r>
        <w:t xml:space="preserve">overview of Tanzu architecture see </w:t>
      </w:r>
      <w:hyperlink r:id="rId9" w:history="1">
        <w:r w:rsidRPr="001E23E5">
          <w:rPr>
            <w:rStyle w:val="Hyperlink"/>
          </w:rPr>
          <w:t>https://docs.vmware.com/en/VMware-vSphere/7.0/vmware-vsphere-with-tanzu/GUID-3E4E6039-BD24-4C40-8575-5AA0EECBBBEC.html</w:t>
        </w:r>
      </w:hyperlink>
    </w:p>
    <w:p w14:paraId="71951BFA" w14:textId="5141DA4F" w:rsidR="00446ACE" w:rsidRDefault="00446ACE" w:rsidP="00446ACE">
      <w:r>
        <w:t>Tanzu will have a strong appeal with VI Admin since its integrated into their stack reducing the tooling needed to run and support container workloads</w:t>
      </w:r>
      <w:proofErr w:type="gramStart"/>
      <w:r>
        <w:t xml:space="preserve">.  </w:t>
      </w:r>
      <w:proofErr w:type="gramEnd"/>
    </w:p>
    <w:p w14:paraId="03D2EA7A" w14:textId="77777777" w:rsidR="00385728" w:rsidRDefault="00385728" w:rsidP="00446ACE"/>
    <w:p w14:paraId="2065DD8E" w14:textId="0EF1CFD3" w:rsidR="00385728" w:rsidRPr="006072FF" w:rsidRDefault="00385728" w:rsidP="00385728">
      <w:pPr>
        <w:pStyle w:val="ListParagraph"/>
        <w:ind w:left="0"/>
        <w:rPr>
          <w:b/>
          <w:bCs/>
          <w:color w:val="000000" w:themeColor="text1"/>
        </w:rPr>
      </w:pPr>
      <w:r w:rsidRPr="006072FF">
        <w:rPr>
          <w:b/>
          <w:bCs/>
          <w:color w:val="000000" w:themeColor="text1"/>
        </w:rPr>
        <w:t xml:space="preserve">Q: Where can </w:t>
      </w:r>
      <w:proofErr w:type="gramStart"/>
      <w:r w:rsidRPr="006072FF">
        <w:rPr>
          <w:b/>
          <w:bCs/>
          <w:color w:val="000000" w:themeColor="text1"/>
        </w:rPr>
        <w:t xml:space="preserve">I find more </w:t>
      </w:r>
      <w:r w:rsidR="00E74931">
        <w:rPr>
          <w:b/>
          <w:bCs/>
          <w:color w:val="000000" w:themeColor="text1"/>
        </w:rPr>
        <w:t>information / links</w:t>
      </w:r>
      <w:proofErr w:type="gramEnd"/>
      <w:r w:rsidR="00E74931">
        <w:rPr>
          <w:b/>
          <w:bCs/>
          <w:color w:val="000000" w:themeColor="text1"/>
        </w:rPr>
        <w:t xml:space="preserve"> related to this </w:t>
      </w:r>
      <w:r w:rsidR="00455630">
        <w:rPr>
          <w:b/>
          <w:bCs/>
          <w:color w:val="000000" w:themeColor="text1"/>
        </w:rPr>
        <w:t xml:space="preserve">containers </w:t>
      </w:r>
      <w:r w:rsidR="00E74931">
        <w:rPr>
          <w:b/>
          <w:bCs/>
          <w:color w:val="000000" w:themeColor="text1"/>
        </w:rPr>
        <w:t xml:space="preserve">space </w:t>
      </w:r>
      <w:r w:rsidR="005E79D1">
        <w:rPr>
          <w:b/>
          <w:bCs/>
          <w:color w:val="000000" w:themeColor="text1"/>
        </w:rPr>
        <w:t>with Hitachi</w:t>
      </w:r>
    </w:p>
    <w:p w14:paraId="7EF15A29" w14:textId="5D412A01" w:rsidR="00385728" w:rsidRPr="006072FF" w:rsidRDefault="00385728" w:rsidP="00385728">
      <w:pPr>
        <w:rPr>
          <w:b/>
          <w:bCs/>
          <w:color w:val="000000" w:themeColor="text1"/>
        </w:rPr>
      </w:pPr>
      <w:r w:rsidRPr="006072FF">
        <w:rPr>
          <w:color w:val="000000" w:themeColor="text1"/>
        </w:rPr>
        <w:t xml:space="preserve">A: We have created a tab on the virtualization, containers, and cloud community site. Check here </w:t>
      </w:r>
      <w:hyperlink r:id="rId10" w:history="1">
        <w:r w:rsidRPr="006072FF">
          <w:rPr>
            <w:rStyle w:val="Hyperlink"/>
            <w:color w:val="000000" w:themeColor="text1"/>
          </w:rPr>
          <w:t xml:space="preserve">Modern App Infra </w:t>
        </w:r>
        <w:r w:rsidR="00243CA6">
          <w:rPr>
            <w:rStyle w:val="Hyperlink"/>
            <w:color w:val="000000" w:themeColor="text1"/>
          </w:rPr>
          <w:t>–</w:t>
        </w:r>
        <w:r w:rsidRPr="006072FF">
          <w:rPr>
            <w:rStyle w:val="Hyperlink"/>
            <w:color w:val="000000" w:themeColor="text1"/>
          </w:rPr>
          <w:t xml:space="preserve"> Quick Links</w:t>
        </w:r>
      </w:hyperlink>
    </w:p>
    <w:p w14:paraId="040FC4A8" w14:textId="77777777" w:rsidR="00385728" w:rsidRDefault="00385728" w:rsidP="00446ACE"/>
    <w:p w14:paraId="247F16C6" w14:textId="33E42B8C" w:rsidR="08C8A241" w:rsidRDefault="08C8A241" w:rsidP="08C8A241"/>
    <w:p w14:paraId="49D8303D" w14:textId="27F54580" w:rsidR="001E5256" w:rsidRPr="00E324BA" w:rsidRDefault="08C8A241" w:rsidP="27A8AC18">
      <w:pPr>
        <w:pStyle w:val="ListParagraph"/>
        <w:ind w:left="0"/>
        <w:rPr>
          <w:b/>
          <w:bCs/>
          <w:color w:val="000000" w:themeColor="text1"/>
        </w:rPr>
      </w:pPr>
      <w:r w:rsidRPr="00E324BA">
        <w:rPr>
          <w:b/>
          <w:bCs/>
          <w:color w:val="000000" w:themeColor="text1"/>
        </w:rPr>
        <w:lastRenderedPageBreak/>
        <w:t xml:space="preserve">Q: </w:t>
      </w:r>
      <w:r w:rsidR="00AC111C">
        <w:rPr>
          <w:b/>
          <w:bCs/>
          <w:color w:val="000000" w:themeColor="text1"/>
        </w:rPr>
        <w:t>Kubernetes is open source, w</w:t>
      </w:r>
      <w:r w:rsidRPr="00E324BA">
        <w:rPr>
          <w:b/>
          <w:bCs/>
          <w:color w:val="000000" w:themeColor="text1"/>
        </w:rPr>
        <w:t xml:space="preserve">hy are we offering VMware Tanzu / RedHat OpenShift solution </w:t>
      </w:r>
    </w:p>
    <w:p w14:paraId="3CEDD670" w14:textId="0D31ACFD" w:rsidR="27A8AC18" w:rsidRPr="00E324BA" w:rsidRDefault="00C7324D" w:rsidP="27A8AC18">
      <w:pPr>
        <w:pStyle w:val="ListParagraph"/>
        <w:ind w:left="0"/>
        <w:rPr>
          <w:color w:val="000000" w:themeColor="text1"/>
        </w:rPr>
      </w:pPr>
      <w:r w:rsidRPr="00E324BA">
        <w:rPr>
          <w:color w:val="000000" w:themeColor="text1"/>
        </w:rPr>
        <w:t>A: We offer flexibility when it comes to Kubernetes platforms</w:t>
      </w:r>
      <w:proofErr w:type="gramStart"/>
      <w:r w:rsidRPr="00E324BA">
        <w:rPr>
          <w:color w:val="000000" w:themeColor="text1"/>
        </w:rPr>
        <w:t xml:space="preserve">.  </w:t>
      </w:r>
      <w:proofErr w:type="gramEnd"/>
      <w:r w:rsidRPr="00E324BA">
        <w:rPr>
          <w:color w:val="000000" w:themeColor="text1"/>
        </w:rPr>
        <w:t xml:space="preserve">Kubernetes </w:t>
      </w:r>
      <w:proofErr w:type="gramStart"/>
      <w:r w:rsidR="00DE0287">
        <w:rPr>
          <w:color w:val="000000" w:themeColor="text1"/>
        </w:rPr>
        <w:t>open source</w:t>
      </w:r>
      <w:proofErr w:type="gramEnd"/>
      <w:r w:rsidR="00DE0287">
        <w:rPr>
          <w:color w:val="000000" w:themeColor="text1"/>
        </w:rPr>
        <w:t xml:space="preserve"> </w:t>
      </w:r>
      <w:r w:rsidRPr="00E324BA">
        <w:rPr>
          <w:color w:val="000000" w:themeColor="text1"/>
        </w:rPr>
        <w:t>community distribution is free from a license/subscription perspective, but can be costly to maintain</w:t>
      </w:r>
      <w:r w:rsidR="003B6F21" w:rsidRPr="0099143D">
        <w:rPr>
          <w:color w:val="000000" w:themeColor="text1"/>
        </w:rPr>
        <w:t xml:space="preserve">, secure </w:t>
      </w:r>
      <w:r w:rsidRPr="00E324BA">
        <w:rPr>
          <w:color w:val="000000" w:themeColor="text1"/>
        </w:rPr>
        <w:t>and support</w:t>
      </w:r>
      <w:r w:rsidR="00DC1BC5" w:rsidRPr="0099143D">
        <w:rPr>
          <w:color w:val="000000" w:themeColor="text1"/>
        </w:rPr>
        <w:t xml:space="preserve"> </w:t>
      </w:r>
      <w:r w:rsidR="00DE0287">
        <w:rPr>
          <w:color w:val="000000" w:themeColor="text1"/>
        </w:rPr>
        <w:t xml:space="preserve">leading to </w:t>
      </w:r>
      <w:r w:rsidR="00DC1BC5" w:rsidRPr="0099143D">
        <w:rPr>
          <w:color w:val="000000" w:themeColor="text1"/>
        </w:rPr>
        <w:t>high operational costs.</w:t>
      </w:r>
      <w:r w:rsidRPr="00E324BA">
        <w:rPr>
          <w:color w:val="000000" w:themeColor="text1"/>
        </w:rPr>
        <w:t xml:space="preserve"> Enterprise distributions like VMware Tanzu and Red Hat Openshift reduces the</w:t>
      </w:r>
      <w:r w:rsidR="003B6F21" w:rsidRPr="0099143D">
        <w:rPr>
          <w:color w:val="000000" w:themeColor="text1"/>
        </w:rPr>
        <w:t>se</w:t>
      </w:r>
      <w:r w:rsidRPr="00E324BA">
        <w:rPr>
          <w:color w:val="000000" w:themeColor="text1"/>
        </w:rPr>
        <w:t xml:space="preserve"> risk</w:t>
      </w:r>
      <w:r w:rsidR="003B6F21" w:rsidRPr="0099143D">
        <w:rPr>
          <w:color w:val="000000" w:themeColor="text1"/>
        </w:rPr>
        <w:t>s</w:t>
      </w:r>
      <w:r w:rsidR="00EC452D">
        <w:rPr>
          <w:color w:val="000000" w:themeColor="text1"/>
        </w:rPr>
        <w:t xml:space="preserve">, add additional value such as curated </w:t>
      </w:r>
      <w:r w:rsidR="006C1ED3">
        <w:rPr>
          <w:color w:val="000000" w:themeColor="text1"/>
        </w:rPr>
        <w:t xml:space="preserve">packages of </w:t>
      </w:r>
      <w:proofErr w:type="gramStart"/>
      <w:r w:rsidR="006C1ED3">
        <w:rPr>
          <w:color w:val="000000" w:themeColor="text1"/>
        </w:rPr>
        <w:t>open source</w:t>
      </w:r>
      <w:proofErr w:type="gramEnd"/>
      <w:r w:rsidR="006C1ED3">
        <w:rPr>
          <w:color w:val="000000" w:themeColor="text1"/>
        </w:rPr>
        <w:t xml:space="preserve"> software for ops and developers </w:t>
      </w:r>
      <w:r w:rsidR="00983290" w:rsidRPr="0099143D">
        <w:rPr>
          <w:color w:val="000000" w:themeColor="text1"/>
        </w:rPr>
        <w:t>and enables customers to focus on</w:t>
      </w:r>
      <w:r w:rsidR="00EC452D">
        <w:rPr>
          <w:color w:val="000000" w:themeColor="text1"/>
        </w:rPr>
        <w:t xml:space="preserve"> </w:t>
      </w:r>
      <w:r w:rsidR="00983290" w:rsidRPr="0099143D">
        <w:rPr>
          <w:color w:val="000000" w:themeColor="text1"/>
        </w:rPr>
        <w:t xml:space="preserve">delivering </w:t>
      </w:r>
      <w:r w:rsidR="00592C34" w:rsidRPr="0099143D">
        <w:rPr>
          <w:color w:val="000000" w:themeColor="text1"/>
        </w:rPr>
        <w:t xml:space="preserve">Kubernetes </w:t>
      </w:r>
      <w:r w:rsidR="00983290" w:rsidRPr="0099143D">
        <w:rPr>
          <w:color w:val="000000" w:themeColor="text1"/>
        </w:rPr>
        <w:t>services to their apps team</w:t>
      </w:r>
      <w:r w:rsidR="00EC452D">
        <w:rPr>
          <w:color w:val="000000" w:themeColor="text1"/>
        </w:rPr>
        <w:t xml:space="preserve"> versus</w:t>
      </w:r>
      <w:r w:rsidR="006C1ED3">
        <w:rPr>
          <w:color w:val="000000" w:themeColor="text1"/>
        </w:rPr>
        <w:t xml:space="preserve"> focusing on running </w:t>
      </w:r>
      <w:r w:rsidR="00142A03">
        <w:rPr>
          <w:color w:val="000000" w:themeColor="text1"/>
        </w:rPr>
        <w:t>Kubernetes</w:t>
      </w:r>
    </w:p>
    <w:p w14:paraId="4ADFB977" w14:textId="45C61A96" w:rsidR="489E4550" w:rsidRPr="00E324BA" w:rsidRDefault="489E4550" w:rsidP="489E4550">
      <w:pPr>
        <w:pStyle w:val="ListParagraph"/>
        <w:ind w:left="0"/>
        <w:rPr>
          <w:color w:val="000000" w:themeColor="text1"/>
        </w:rPr>
      </w:pPr>
      <w:r w:rsidRPr="00E324BA">
        <w:rPr>
          <w:color w:val="000000" w:themeColor="text1"/>
        </w:rPr>
        <w:t xml:space="preserve">Tanzu </w:t>
      </w:r>
      <w:proofErr w:type="gramStart"/>
      <w:r w:rsidRPr="00E324BA">
        <w:rPr>
          <w:color w:val="000000" w:themeColor="text1"/>
        </w:rPr>
        <w:t>is well positioned</w:t>
      </w:r>
      <w:proofErr w:type="gramEnd"/>
      <w:r w:rsidRPr="00E324BA">
        <w:rPr>
          <w:color w:val="000000" w:themeColor="text1"/>
        </w:rPr>
        <w:t xml:space="preserve"> for VMware customers and VMware focused </w:t>
      </w:r>
      <w:r w:rsidR="00DC1BC5" w:rsidRPr="0099143D">
        <w:rPr>
          <w:color w:val="000000" w:themeColor="text1"/>
        </w:rPr>
        <w:t>admin/</w:t>
      </w:r>
      <w:r w:rsidRPr="00E324BA">
        <w:rPr>
          <w:color w:val="000000" w:themeColor="text1"/>
        </w:rPr>
        <w:t xml:space="preserve">operations team providing an integrated </w:t>
      </w:r>
      <w:r w:rsidR="00DC1BC5" w:rsidRPr="0099143D">
        <w:rPr>
          <w:color w:val="000000" w:themeColor="text1"/>
        </w:rPr>
        <w:t xml:space="preserve">consistent </w:t>
      </w:r>
      <w:r w:rsidRPr="00E324BA">
        <w:rPr>
          <w:color w:val="000000" w:themeColor="text1"/>
        </w:rPr>
        <w:t xml:space="preserve">path to manage not only VMs but including containers. </w:t>
      </w:r>
      <w:r w:rsidR="00AC111C">
        <w:rPr>
          <w:color w:val="000000" w:themeColor="text1"/>
        </w:rPr>
        <w:t xml:space="preserve">Tanzu </w:t>
      </w:r>
      <w:r w:rsidR="00952BBE">
        <w:rPr>
          <w:color w:val="000000" w:themeColor="text1"/>
        </w:rPr>
        <w:t>portfolio provides more than a curated tested upstream version of Kubernetes.</w:t>
      </w:r>
    </w:p>
    <w:p w14:paraId="1527C4C6" w14:textId="17050B43" w:rsidR="489E4550" w:rsidRPr="00E324BA" w:rsidRDefault="489E4550" w:rsidP="489E4550">
      <w:pPr>
        <w:pStyle w:val="ListParagraph"/>
        <w:ind w:left="0"/>
        <w:rPr>
          <w:color w:val="000000" w:themeColor="text1"/>
        </w:rPr>
      </w:pPr>
    </w:p>
    <w:p w14:paraId="0014ABC6" w14:textId="7A3D4379" w:rsidR="489E4550" w:rsidRDefault="489E4550" w:rsidP="489E4550">
      <w:pPr>
        <w:pStyle w:val="ListParagraph"/>
        <w:ind w:left="0"/>
        <w:rPr>
          <w:color w:val="ED7C31"/>
        </w:rPr>
      </w:pPr>
      <w:r w:rsidRPr="00E324BA">
        <w:rPr>
          <w:color w:val="000000" w:themeColor="text1"/>
        </w:rPr>
        <w:t xml:space="preserve">RH Openshift </w:t>
      </w:r>
      <w:proofErr w:type="gramStart"/>
      <w:r w:rsidRPr="00E324BA">
        <w:rPr>
          <w:color w:val="000000" w:themeColor="text1"/>
        </w:rPr>
        <w:t xml:space="preserve">is </w:t>
      </w:r>
      <w:r w:rsidR="00592C34" w:rsidRPr="0099143D">
        <w:rPr>
          <w:color w:val="000000" w:themeColor="text1"/>
        </w:rPr>
        <w:t xml:space="preserve">traditionally well </w:t>
      </w:r>
      <w:r w:rsidRPr="00E324BA">
        <w:rPr>
          <w:color w:val="000000" w:themeColor="text1"/>
        </w:rPr>
        <w:t>positioned</w:t>
      </w:r>
      <w:proofErr w:type="gramEnd"/>
      <w:r w:rsidRPr="00E324BA">
        <w:rPr>
          <w:color w:val="000000" w:themeColor="text1"/>
        </w:rPr>
        <w:t xml:space="preserve"> </w:t>
      </w:r>
      <w:r w:rsidR="00A74E34">
        <w:rPr>
          <w:color w:val="000000" w:themeColor="text1"/>
        </w:rPr>
        <w:t xml:space="preserve">and more name recognition </w:t>
      </w:r>
      <w:r w:rsidRPr="00E324BA">
        <w:rPr>
          <w:color w:val="000000" w:themeColor="text1"/>
        </w:rPr>
        <w:t xml:space="preserve">for those </w:t>
      </w:r>
      <w:r w:rsidR="00D73246">
        <w:rPr>
          <w:color w:val="000000" w:themeColor="text1"/>
        </w:rPr>
        <w:t xml:space="preserve">closer to the </w:t>
      </w:r>
      <w:r w:rsidRPr="00E324BA">
        <w:rPr>
          <w:color w:val="000000" w:themeColor="text1"/>
        </w:rPr>
        <w:t xml:space="preserve"> Developers</w:t>
      </w:r>
      <w:r w:rsidR="00A74E34">
        <w:rPr>
          <w:color w:val="000000" w:themeColor="text1"/>
        </w:rPr>
        <w:t xml:space="preserve"> (</w:t>
      </w:r>
      <w:proofErr w:type="spellStart"/>
      <w:r w:rsidR="00A74E34">
        <w:rPr>
          <w:color w:val="000000" w:themeColor="text1"/>
        </w:rPr>
        <w:t>kubernetes</w:t>
      </w:r>
      <w:proofErr w:type="spellEnd"/>
      <w:r w:rsidR="00A74E34">
        <w:rPr>
          <w:color w:val="000000" w:themeColor="text1"/>
        </w:rPr>
        <w:t xml:space="preserve"> administrator and/or dev-apps builders)</w:t>
      </w:r>
      <w:r w:rsidR="00CA4D76">
        <w:rPr>
          <w:color w:val="000000" w:themeColor="text1"/>
        </w:rPr>
        <w:t xml:space="preserve">. There are some </w:t>
      </w:r>
      <w:r w:rsidRPr="00E324BA">
        <w:rPr>
          <w:color w:val="000000" w:themeColor="text1"/>
        </w:rPr>
        <w:t xml:space="preserve">looking to minimize or </w:t>
      </w:r>
      <w:r w:rsidR="00A82BC8" w:rsidRPr="00E324BA">
        <w:rPr>
          <w:color w:val="000000" w:themeColor="text1"/>
        </w:rPr>
        <w:t>eliminate</w:t>
      </w:r>
      <w:r w:rsidRPr="00E324BA">
        <w:rPr>
          <w:color w:val="000000" w:themeColor="text1"/>
        </w:rPr>
        <w:t xml:space="preserve"> VMware license costs</w:t>
      </w:r>
      <w:r w:rsidR="0099143D" w:rsidRPr="0099143D">
        <w:rPr>
          <w:color w:val="000000" w:themeColor="text1"/>
        </w:rPr>
        <w:t xml:space="preserve"> </w:t>
      </w:r>
      <w:r w:rsidR="00CA4D76">
        <w:rPr>
          <w:color w:val="000000" w:themeColor="text1"/>
        </w:rPr>
        <w:t xml:space="preserve">(or blue tax) </w:t>
      </w:r>
      <w:r w:rsidR="0099143D" w:rsidRPr="0099143D">
        <w:rPr>
          <w:color w:val="000000" w:themeColor="text1"/>
        </w:rPr>
        <w:t xml:space="preserve">although </w:t>
      </w:r>
      <w:r w:rsidR="00CA4D76">
        <w:rPr>
          <w:color w:val="000000" w:themeColor="text1"/>
        </w:rPr>
        <w:t xml:space="preserve">OCP </w:t>
      </w:r>
      <w:r w:rsidR="0099143D" w:rsidRPr="0099143D">
        <w:rPr>
          <w:color w:val="000000" w:themeColor="text1"/>
        </w:rPr>
        <w:t xml:space="preserve">comes with its own </w:t>
      </w:r>
      <w:r w:rsidR="00CA4D76">
        <w:rPr>
          <w:color w:val="000000" w:themeColor="text1"/>
        </w:rPr>
        <w:t xml:space="preserve">red </w:t>
      </w:r>
      <w:r w:rsidR="0099143D" w:rsidRPr="0099143D">
        <w:rPr>
          <w:color w:val="000000" w:themeColor="text1"/>
        </w:rPr>
        <w:t>tax</w:t>
      </w:r>
      <w:proofErr w:type="gramStart"/>
      <w:r w:rsidR="0099143D" w:rsidRPr="0099143D">
        <w:rPr>
          <w:color w:val="000000" w:themeColor="text1"/>
        </w:rPr>
        <w:t>.</w:t>
      </w:r>
      <w:r w:rsidRPr="00E324BA">
        <w:rPr>
          <w:color w:val="000000" w:themeColor="text1"/>
        </w:rPr>
        <w:t xml:space="preserve">  </w:t>
      </w:r>
      <w:proofErr w:type="gramEnd"/>
      <w:r w:rsidRPr="00E324BA">
        <w:rPr>
          <w:color w:val="000000" w:themeColor="text1"/>
        </w:rPr>
        <w:t>Openshift has the flexibility to run on in vSphere</w:t>
      </w:r>
      <w:r w:rsidR="00421421">
        <w:rPr>
          <w:color w:val="000000" w:themeColor="text1"/>
        </w:rPr>
        <w:t xml:space="preserve"> </w:t>
      </w:r>
      <w:r w:rsidRPr="00E324BA">
        <w:rPr>
          <w:color w:val="000000" w:themeColor="text1"/>
        </w:rPr>
        <w:t>or bare metal, or combination of the two</w:t>
      </w:r>
      <w:r w:rsidR="0099143D" w:rsidRPr="00E324BA">
        <w:rPr>
          <w:color w:val="000000" w:themeColor="text1"/>
        </w:rPr>
        <w:t xml:space="preserve"> and OpenShift sees predominant deployments on VMware vSphere</w:t>
      </w:r>
      <w:r w:rsidR="00421421">
        <w:rPr>
          <w:color w:val="ED7C31"/>
        </w:rPr>
        <w:t xml:space="preserve"> (</w:t>
      </w:r>
      <w:r w:rsidR="00421421">
        <w:rPr>
          <w:color w:val="000000" w:themeColor="text1"/>
        </w:rPr>
        <w:t>(70% of OpenShift runs on VMware)</w:t>
      </w:r>
    </w:p>
    <w:p w14:paraId="424AFA58" w14:textId="77777777" w:rsidR="00702468" w:rsidRDefault="00702468" w:rsidP="489E4550">
      <w:pPr>
        <w:pStyle w:val="ListParagraph"/>
        <w:ind w:left="0"/>
        <w:rPr>
          <w:color w:val="ED7C31"/>
        </w:rPr>
      </w:pPr>
    </w:p>
    <w:p w14:paraId="2028425B" w14:textId="4DE4833D" w:rsidR="00702468" w:rsidRDefault="00702468" w:rsidP="00702468">
      <w:r>
        <w:t xml:space="preserve">Q:  </w:t>
      </w:r>
      <w:r w:rsidRPr="08C8A241">
        <w:rPr>
          <w:b/>
          <w:bCs/>
        </w:rPr>
        <w:t xml:space="preserve">What do we offer from </w:t>
      </w:r>
      <w:r w:rsidR="00E30991">
        <w:rPr>
          <w:b/>
          <w:bCs/>
        </w:rPr>
        <w:t>Unified Compute Platform (</w:t>
      </w:r>
      <w:r w:rsidRPr="08C8A241">
        <w:rPr>
          <w:b/>
          <w:bCs/>
        </w:rPr>
        <w:t>UCP</w:t>
      </w:r>
      <w:r w:rsidR="00E30991">
        <w:rPr>
          <w:b/>
          <w:bCs/>
        </w:rPr>
        <w:t>)</w:t>
      </w:r>
      <w:r w:rsidRPr="08C8A241">
        <w:rPr>
          <w:b/>
          <w:bCs/>
        </w:rPr>
        <w:t xml:space="preserve"> solution</w:t>
      </w:r>
      <w:r>
        <w:rPr>
          <w:b/>
          <w:bCs/>
        </w:rPr>
        <w:t xml:space="preserve"> </w:t>
      </w:r>
      <w:r w:rsidR="00BA5481">
        <w:rPr>
          <w:b/>
          <w:bCs/>
        </w:rPr>
        <w:t>perspective?</w:t>
      </w:r>
    </w:p>
    <w:p w14:paraId="43866BF5" w14:textId="5379BDCB" w:rsidR="00702468" w:rsidRDefault="00702468" w:rsidP="00702468">
      <w:r>
        <w:t xml:space="preserve">A:  </w:t>
      </w:r>
      <w:hyperlink r:id="rId11" w:history="1">
        <w:r w:rsidRPr="00AE7368">
          <w:rPr>
            <w:rStyle w:val="Hyperlink"/>
          </w:rPr>
          <w:t xml:space="preserve">UCP </w:t>
        </w:r>
        <w:r w:rsidR="00D40AED" w:rsidRPr="00AE7368">
          <w:rPr>
            <w:rStyle w:val="Hyperlink"/>
          </w:rPr>
          <w:t>Converged and Hyperconverged</w:t>
        </w:r>
      </w:hyperlink>
      <w:r w:rsidR="00D40AED">
        <w:t xml:space="preserve"> solutions are </w:t>
      </w:r>
      <w:r>
        <w:t xml:space="preserve">flexible in that we can provide </w:t>
      </w:r>
      <w:r w:rsidR="00BB5940">
        <w:t xml:space="preserve">flexible </w:t>
      </w:r>
      <w:r w:rsidR="00D40AED">
        <w:t xml:space="preserve">platforms to support </w:t>
      </w:r>
      <w:r>
        <w:t>bare metal, virtual, and combination of the two</w:t>
      </w:r>
      <w:r w:rsidR="00413089">
        <w:t xml:space="preserve"> for various workloads</w:t>
      </w:r>
      <w:r>
        <w:t xml:space="preserve">. We provide </w:t>
      </w:r>
      <w:r w:rsidR="007D1485">
        <w:t xml:space="preserve">an </w:t>
      </w:r>
      <w:proofErr w:type="gramStart"/>
      <w:r w:rsidR="00626860">
        <w:t>on-premise</w:t>
      </w:r>
      <w:proofErr w:type="gramEnd"/>
      <w:r w:rsidR="00626860">
        <w:t xml:space="preserve">/hybrid container </w:t>
      </w:r>
      <w:r w:rsidR="00D3589E">
        <w:t xml:space="preserve">UCP </w:t>
      </w:r>
      <w:r>
        <w:t>platform choices between VMware Tanzu and Red Hat Openshift</w:t>
      </w:r>
      <w:r w:rsidR="00AA7ABF">
        <w:t xml:space="preserve"> (OCP)</w:t>
      </w:r>
      <w:r>
        <w:t>.</w:t>
      </w:r>
      <w:r w:rsidR="007D7FBF">
        <w:t xml:space="preserve"> </w:t>
      </w:r>
      <w:r w:rsidR="00626860">
        <w:t>We also have a managed service offering with HKS that is currently in private beta</w:t>
      </w:r>
      <w:r w:rsidR="00BB5940">
        <w:t xml:space="preserve"> </w:t>
      </w:r>
      <w:r w:rsidR="00626860">
        <w:t>.</w:t>
      </w:r>
      <w:r w:rsidR="007D7FBF">
        <w:t>In addition to quoting/selling VMware Tanzu editions</w:t>
      </w:r>
      <w:r w:rsidR="00626860">
        <w:t xml:space="preserve"> via VMware ELA</w:t>
      </w:r>
      <w:r w:rsidR="007D7FBF">
        <w:t>, w</w:t>
      </w:r>
      <w:r>
        <w:t xml:space="preserve">e now offer VMware Tanzu Basic </w:t>
      </w:r>
      <w:r w:rsidR="00AA7ABF">
        <w:t xml:space="preserve">license </w:t>
      </w:r>
      <w:r>
        <w:t>subscriptions</w:t>
      </w:r>
      <w:r w:rsidR="00AA7ABF">
        <w:t xml:space="preserve"> as part of UCP configuration</w:t>
      </w:r>
      <w:r>
        <w:t xml:space="preserve"> (1 or 3 year)</w:t>
      </w:r>
      <w:r w:rsidR="00407FFE">
        <w:t xml:space="preserve">. We can </w:t>
      </w:r>
      <w:r>
        <w:t>resell RH OCP subscriptions as well. For details of their architecture see the respective reference architecture</w:t>
      </w:r>
      <w:r w:rsidR="00476442">
        <w:t xml:space="preserve"> documents.</w:t>
      </w:r>
    </w:p>
    <w:p w14:paraId="5E6F6EA9" w14:textId="77777777" w:rsidR="00407FFE" w:rsidRDefault="00407FFE" w:rsidP="00702468"/>
    <w:p w14:paraId="0647BF73" w14:textId="741EC7CD" w:rsidR="002227E5" w:rsidRDefault="002227E5" w:rsidP="00702468">
      <w:r w:rsidRPr="002227E5">
        <w:rPr>
          <w:noProof/>
        </w:rPr>
        <w:drawing>
          <wp:inline distT="0" distB="0" distL="0" distR="0" wp14:anchorId="5BE3F74F" wp14:editId="53938B02">
            <wp:extent cx="5855516" cy="2588566"/>
            <wp:effectExtent l="0" t="0" r="0" b="2540"/>
            <wp:docPr id="18" name="Picture 4" descr="Graphical user interface, application, website&#10;&#10;Description automatically generated">
              <a:extLst xmlns:a="http://schemas.openxmlformats.org/drawingml/2006/main">
                <a:ext uri="{FF2B5EF4-FFF2-40B4-BE49-F238E27FC236}">
                  <a16:creationId xmlns:a16="http://schemas.microsoft.com/office/drawing/2014/main" id="{0B518C3B-7CB7-44D6-A299-E0C699FB3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Graphical user interface, application, website&#10;&#10;Description automatically generated">
                      <a:extLst>
                        <a:ext uri="{FF2B5EF4-FFF2-40B4-BE49-F238E27FC236}">
                          <a16:creationId xmlns:a16="http://schemas.microsoft.com/office/drawing/2014/main" id="{0B518C3B-7CB7-44D6-A299-E0C699FB3F31}"/>
                        </a:ext>
                      </a:extLst>
                    </pic:cNvPr>
                    <pic:cNvPicPr>
                      <a:picLocks noChangeAspect="1"/>
                    </pic:cNvPicPr>
                  </pic:nvPicPr>
                  <pic:blipFill>
                    <a:blip r:embed="rId12"/>
                    <a:stretch>
                      <a:fillRect/>
                    </a:stretch>
                  </pic:blipFill>
                  <pic:spPr>
                    <a:xfrm>
                      <a:off x="0" y="0"/>
                      <a:ext cx="5855516" cy="2588566"/>
                    </a:xfrm>
                    <a:prstGeom prst="rect">
                      <a:avLst/>
                    </a:prstGeom>
                  </pic:spPr>
                </pic:pic>
              </a:graphicData>
            </a:graphic>
          </wp:inline>
        </w:drawing>
      </w:r>
    </w:p>
    <w:p w14:paraId="2A710377" w14:textId="77777777" w:rsidR="0020584B" w:rsidRDefault="0020584B" w:rsidP="00702468"/>
    <w:p w14:paraId="4F66BFCC" w14:textId="70975C59" w:rsidR="0020584B" w:rsidRDefault="002722E9" w:rsidP="00702468">
      <w:r>
        <w:rPr>
          <w:noProof/>
        </w:rPr>
        <w:lastRenderedPageBreak/>
        <w:drawing>
          <wp:inline distT="0" distB="0" distL="0" distR="0" wp14:anchorId="0D9E9BA2" wp14:editId="6CCC0CB3">
            <wp:extent cx="5943600" cy="4417060"/>
            <wp:effectExtent l="0" t="0" r="0" b="254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7060"/>
                    </a:xfrm>
                    <a:prstGeom prst="rect">
                      <a:avLst/>
                    </a:prstGeom>
                    <a:noFill/>
                    <a:ln>
                      <a:noFill/>
                    </a:ln>
                  </pic:spPr>
                </pic:pic>
              </a:graphicData>
            </a:graphic>
          </wp:inline>
        </w:drawing>
      </w:r>
    </w:p>
    <w:p w14:paraId="16E87A1C" w14:textId="77777777" w:rsidR="00702468" w:rsidRDefault="00702468" w:rsidP="00702468"/>
    <w:tbl>
      <w:tblPr>
        <w:tblW w:w="9321" w:type="dxa"/>
        <w:tblCellMar>
          <w:left w:w="0" w:type="dxa"/>
          <w:right w:w="0" w:type="dxa"/>
        </w:tblCellMar>
        <w:tblLook w:val="0600" w:firstRow="0" w:lastRow="0" w:firstColumn="0" w:lastColumn="0" w:noHBand="1" w:noVBand="1"/>
      </w:tblPr>
      <w:tblGrid>
        <w:gridCol w:w="2017"/>
        <w:gridCol w:w="4197"/>
        <w:gridCol w:w="3107"/>
      </w:tblGrid>
      <w:tr w:rsidR="00702468" w:rsidRPr="00972EC6" w14:paraId="0C308757" w14:textId="77777777" w:rsidTr="006072FF">
        <w:trPr>
          <w:trHeight w:val="534"/>
        </w:trPr>
        <w:tc>
          <w:tcPr>
            <w:tcW w:w="2017" w:type="dxa"/>
            <w:tcBorders>
              <w:top w:val="single" w:sz="6" w:space="0" w:color="FFFFFF"/>
              <w:left w:val="single" w:sz="6" w:space="0" w:color="FFFFFF"/>
              <w:bottom w:val="single" w:sz="18" w:space="0" w:color="FFFFFF"/>
              <w:right w:val="single" w:sz="6" w:space="0" w:color="FFFFFF"/>
            </w:tcBorders>
            <w:shd w:val="clear" w:color="auto" w:fill="650000"/>
            <w:tcMar>
              <w:top w:w="20" w:type="dxa"/>
              <w:left w:w="39" w:type="dxa"/>
              <w:bottom w:w="20" w:type="dxa"/>
              <w:right w:w="39" w:type="dxa"/>
            </w:tcMar>
            <w:hideMark/>
          </w:tcPr>
          <w:p w14:paraId="6FA1516C" w14:textId="77777777" w:rsidR="00702468" w:rsidRPr="00972EC6" w:rsidRDefault="00702468" w:rsidP="006072FF">
            <w:r w:rsidRPr="00972EC6">
              <w:rPr>
                <w:b/>
                <w:bCs/>
              </w:rPr>
              <w:t>​</w:t>
            </w:r>
          </w:p>
        </w:tc>
        <w:tc>
          <w:tcPr>
            <w:tcW w:w="4197" w:type="dxa"/>
            <w:tcBorders>
              <w:top w:val="single" w:sz="6" w:space="0" w:color="FFFFFF"/>
              <w:left w:val="single" w:sz="6" w:space="0" w:color="FFFFFF"/>
              <w:bottom w:val="single" w:sz="18" w:space="0" w:color="FFFFFF"/>
              <w:right w:val="single" w:sz="6" w:space="0" w:color="FFFFFF"/>
            </w:tcBorders>
            <w:shd w:val="clear" w:color="auto" w:fill="650000"/>
            <w:tcMar>
              <w:top w:w="20" w:type="dxa"/>
              <w:left w:w="39" w:type="dxa"/>
              <w:bottom w:w="20" w:type="dxa"/>
              <w:right w:w="39" w:type="dxa"/>
            </w:tcMar>
            <w:hideMark/>
          </w:tcPr>
          <w:p w14:paraId="1ABD807E" w14:textId="77777777" w:rsidR="00702468" w:rsidRPr="00972EC6" w:rsidRDefault="00702468" w:rsidP="006072FF">
            <w:r w:rsidRPr="00972EC6">
              <w:rPr>
                <w:b/>
                <w:bCs/>
              </w:rPr>
              <w:t>VMware Tanzu​</w:t>
            </w:r>
            <w:r w:rsidRPr="00972EC6">
              <w:rPr>
                <w:b/>
                <w:bCs/>
              </w:rPr>
              <w:br/>
            </w:r>
            <w:r w:rsidRPr="00972EC6">
              <w:t>(Global OEM or ELA)</w:t>
            </w:r>
            <w:r w:rsidRPr="00972EC6">
              <w:rPr>
                <w:b/>
                <w:bCs/>
              </w:rPr>
              <w:t>​</w:t>
            </w:r>
          </w:p>
        </w:tc>
        <w:tc>
          <w:tcPr>
            <w:tcW w:w="3107" w:type="dxa"/>
            <w:tcBorders>
              <w:top w:val="single" w:sz="6" w:space="0" w:color="FFFFFF"/>
              <w:left w:val="single" w:sz="6" w:space="0" w:color="FFFFFF"/>
              <w:bottom w:val="single" w:sz="18" w:space="0" w:color="FFFFFF"/>
              <w:right w:val="single" w:sz="6" w:space="0" w:color="FFFFFF"/>
            </w:tcBorders>
            <w:shd w:val="clear" w:color="auto" w:fill="650000"/>
            <w:tcMar>
              <w:top w:w="20" w:type="dxa"/>
              <w:left w:w="39" w:type="dxa"/>
              <w:bottom w:w="20" w:type="dxa"/>
              <w:right w:w="39" w:type="dxa"/>
            </w:tcMar>
            <w:hideMark/>
          </w:tcPr>
          <w:p w14:paraId="72F716BF" w14:textId="77777777" w:rsidR="00702468" w:rsidRPr="00972EC6" w:rsidRDefault="00702468" w:rsidP="006072FF">
            <w:r w:rsidRPr="00972EC6">
              <w:rPr>
                <w:b/>
                <w:bCs/>
              </w:rPr>
              <w:t>Red Hat OCP </w:t>
            </w:r>
            <w:r w:rsidRPr="00972EC6">
              <w:t>(Resell)</w:t>
            </w:r>
            <w:r w:rsidRPr="00972EC6">
              <w:rPr>
                <w:b/>
                <w:bCs/>
              </w:rPr>
              <w:t>​</w:t>
            </w:r>
          </w:p>
        </w:tc>
      </w:tr>
      <w:tr w:rsidR="00702468" w:rsidRPr="00972EC6" w14:paraId="1FCB7BCB" w14:textId="77777777" w:rsidTr="006072FF">
        <w:trPr>
          <w:trHeight w:val="1035"/>
        </w:trPr>
        <w:tc>
          <w:tcPr>
            <w:tcW w:w="2017" w:type="dxa"/>
            <w:tcBorders>
              <w:top w:val="single" w:sz="18" w:space="0" w:color="FFFFFF"/>
              <w:left w:val="single" w:sz="6" w:space="0" w:color="FFFFFF"/>
              <w:bottom w:val="single" w:sz="6" w:space="0" w:color="FFFFFF"/>
              <w:right w:val="single" w:sz="6" w:space="0" w:color="FFFFFF"/>
            </w:tcBorders>
            <w:shd w:val="clear" w:color="auto" w:fill="D3CBCB"/>
            <w:tcMar>
              <w:top w:w="20" w:type="dxa"/>
              <w:left w:w="39" w:type="dxa"/>
              <w:bottom w:w="20" w:type="dxa"/>
              <w:right w:w="39" w:type="dxa"/>
            </w:tcMar>
            <w:hideMark/>
          </w:tcPr>
          <w:p w14:paraId="3CC4C216" w14:textId="77777777" w:rsidR="00702468" w:rsidRPr="00972EC6" w:rsidRDefault="00702468" w:rsidP="006072FF">
            <w:r w:rsidRPr="00972EC6">
              <w:t>UCP CI​</w:t>
            </w:r>
          </w:p>
        </w:tc>
        <w:tc>
          <w:tcPr>
            <w:tcW w:w="4197" w:type="dxa"/>
            <w:tcBorders>
              <w:top w:val="single" w:sz="18" w:space="0" w:color="FFFFFF"/>
              <w:left w:val="single" w:sz="6" w:space="0" w:color="FFFFFF"/>
              <w:bottom w:val="single" w:sz="6" w:space="0" w:color="FFFFFF"/>
              <w:right w:val="single" w:sz="6" w:space="0" w:color="FFFFFF"/>
            </w:tcBorders>
            <w:shd w:val="clear" w:color="auto" w:fill="D3CBCB"/>
            <w:tcMar>
              <w:top w:w="20" w:type="dxa"/>
              <w:left w:w="39" w:type="dxa"/>
              <w:bottom w:w="20" w:type="dxa"/>
              <w:right w:w="39" w:type="dxa"/>
            </w:tcMar>
            <w:hideMark/>
          </w:tcPr>
          <w:p w14:paraId="6356A9A5" w14:textId="77777777" w:rsidR="00702468" w:rsidRPr="00972EC6" w:rsidRDefault="00702468" w:rsidP="006072FF">
            <w:r w:rsidRPr="00972EC6">
              <w:t>Tanzu Basic (OEM) / Tanzu Standard / TKO editions (via ELA)</w:t>
            </w:r>
          </w:p>
        </w:tc>
        <w:tc>
          <w:tcPr>
            <w:tcW w:w="3107" w:type="dxa"/>
            <w:tcBorders>
              <w:top w:val="single" w:sz="18" w:space="0" w:color="FFFFFF"/>
              <w:left w:val="single" w:sz="6" w:space="0" w:color="FFFFFF"/>
              <w:bottom w:val="single" w:sz="6" w:space="0" w:color="FFFFFF"/>
              <w:right w:val="single" w:sz="6" w:space="0" w:color="FFFFFF"/>
            </w:tcBorders>
            <w:shd w:val="clear" w:color="auto" w:fill="D3CBCB"/>
            <w:tcMar>
              <w:top w:w="20" w:type="dxa"/>
              <w:left w:w="39" w:type="dxa"/>
              <w:bottom w:w="20" w:type="dxa"/>
              <w:right w:w="39" w:type="dxa"/>
            </w:tcMar>
            <w:hideMark/>
          </w:tcPr>
          <w:p w14:paraId="0EB70F1D" w14:textId="77777777" w:rsidR="00702468" w:rsidRPr="00972EC6" w:rsidRDefault="00702468" w:rsidP="006072FF">
            <w:r w:rsidRPr="00972EC6">
              <w:t>RH OCP (resell) virtualized or with bare metal nodes</w:t>
            </w:r>
          </w:p>
        </w:tc>
      </w:tr>
      <w:tr w:rsidR="00702468" w:rsidRPr="00972EC6" w14:paraId="026D0849" w14:textId="77777777" w:rsidTr="006072FF">
        <w:trPr>
          <w:trHeight w:val="704"/>
        </w:trPr>
        <w:tc>
          <w:tcPr>
            <w:tcW w:w="201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5C58CD52" w14:textId="77777777" w:rsidR="00702468" w:rsidRPr="00972EC6" w:rsidRDefault="00702468" w:rsidP="006072FF">
            <w:r w:rsidRPr="00972EC6">
              <w:t>UCP RS​</w:t>
            </w:r>
          </w:p>
        </w:tc>
        <w:tc>
          <w:tcPr>
            <w:tcW w:w="419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55C9B3EE" w14:textId="77777777" w:rsidR="00702468" w:rsidRPr="00972EC6" w:rsidRDefault="00702468" w:rsidP="006072FF">
            <w:r w:rsidRPr="00972EC6">
              <w:t>Tanzu Basic (OEM) / Tanzu Standard / TKO editions (via ELA)</w:t>
            </w:r>
          </w:p>
        </w:tc>
        <w:tc>
          <w:tcPr>
            <w:tcW w:w="310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360895F1" w14:textId="77777777" w:rsidR="00702468" w:rsidRPr="00972EC6" w:rsidRDefault="00702468" w:rsidP="006072FF">
            <w:r w:rsidRPr="00972EC6">
              <w:t>RH OCP (resell) virtualized​</w:t>
            </w:r>
          </w:p>
        </w:tc>
      </w:tr>
      <w:tr w:rsidR="00702468" w:rsidRPr="00972EC6" w14:paraId="11130C4E" w14:textId="77777777" w:rsidTr="006072FF">
        <w:trPr>
          <w:trHeight w:val="704"/>
        </w:trPr>
        <w:tc>
          <w:tcPr>
            <w:tcW w:w="2017" w:type="dxa"/>
            <w:tcBorders>
              <w:top w:val="single" w:sz="6" w:space="0" w:color="FFFFFF"/>
              <w:left w:val="single" w:sz="6" w:space="0" w:color="FFFFFF"/>
              <w:bottom w:val="single" w:sz="6" w:space="0" w:color="FFFFFF"/>
              <w:right w:val="single" w:sz="6" w:space="0" w:color="FFFFFF"/>
            </w:tcBorders>
            <w:shd w:val="clear" w:color="auto" w:fill="D3CBCB"/>
            <w:tcMar>
              <w:top w:w="20" w:type="dxa"/>
              <w:left w:w="39" w:type="dxa"/>
              <w:bottom w:w="20" w:type="dxa"/>
              <w:right w:w="39" w:type="dxa"/>
            </w:tcMar>
            <w:hideMark/>
          </w:tcPr>
          <w:p w14:paraId="2BE381CE" w14:textId="77777777" w:rsidR="00702468" w:rsidRPr="00972EC6" w:rsidRDefault="00702468" w:rsidP="006072FF">
            <w:r w:rsidRPr="00972EC6">
              <w:t>UCP HC​</w:t>
            </w:r>
          </w:p>
        </w:tc>
        <w:tc>
          <w:tcPr>
            <w:tcW w:w="4197" w:type="dxa"/>
            <w:tcBorders>
              <w:top w:val="single" w:sz="6" w:space="0" w:color="FFFFFF"/>
              <w:left w:val="single" w:sz="6" w:space="0" w:color="FFFFFF"/>
              <w:bottom w:val="single" w:sz="6" w:space="0" w:color="FFFFFF"/>
              <w:right w:val="single" w:sz="6" w:space="0" w:color="FFFFFF"/>
            </w:tcBorders>
            <w:shd w:val="clear" w:color="auto" w:fill="D3CBCB"/>
            <w:tcMar>
              <w:top w:w="20" w:type="dxa"/>
              <w:left w:w="39" w:type="dxa"/>
              <w:bottom w:w="20" w:type="dxa"/>
              <w:right w:w="39" w:type="dxa"/>
            </w:tcMar>
            <w:hideMark/>
          </w:tcPr>
          <w:p w14:paraId="51F798E6" w14:textId="77777777" w:rsidR="00702468" w:rsidRPr="00972EC6" w:rsidRDefault="00702468" w:rsidP="006072FF">
            <w:r w:rsidRPr="00972EC6">
              <w:t>Tanzu Basic (OEM) / Tanzu Standard / TKO editions (via ELA)</w:t>
            </w:r>
          </w:p>
        </w:tc>
        <w:tc>
          <w:tcPr>
            <w:tcW w:w="3107" w:type="dxa"/>
            <w:tcBorders>
              <w:top w:val="single" w:sz="6" w:space="0" w:color="FFFFFF"/>
              <w:left w:val="single" w:sz="6" w:space="0" w:color="FFFFFF"/>
              <w:bottom w:val="single" w:sz="6" w:space="0" w:color="FFFFFF"/>
              <w:right w:val="single" w:sz="6" w:space="0" w:color="FFFFFF"/>
            </w:tcBorders>
            <w:shd w:val="clear" w:color="auto" w:fill="D3CBCB"/>
            <w:tcMar>
              <w:top w:w="20" w:type="dxa"/>
              <w:left w:w="39" w:type="dxa"/>
              <w:bottom w:w="20" w:type="dxa"/>
              <w:right w:w="39" w:type="dxa"/>
            </w:tcMar>
            <w:hideMark/>
          </w:tcPr>
          <w:p w14:paraId="22B190F7" w14:textId="77777777" w:rsidR="00702468" w:rsidRPr="00972EC6" w:rsidRDefault="00702468" w:rsidP="006072FF">
            <w:r w:rsidRPr="00972EC6">
              <w:t>RH OCP (resell) virtualized​</w:t>
            </w:r>
          </w:p>
        </w:tc>
      </w:tr>
      <w:tr w:rsidR="00702468" w:rsidRPr="00972EC6" w14:paraId="749CB90E" w14:textId="77777777" w:rsidTr="006072FF">
        <w:trPr>
          <w:trHeight w:val="868"/>
        </w:trPr>
        <w:tc>
          <w:tcPr>
            <w:tcW w:w="201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22CBC522" w14:textId="77777777" w:rsidR="00702468" w:rsidRPr="00972EC6" w:rsidRDefault="00702468" w:rsidP="006072FF">
            <w:r w:rsidRPr="00972EC6">
              <w:t>UCP BM​</w:t>
            </w:r>
          </w:p>
        </w:tc>
        <w:tc>
          <w:tcPr>
            <w:tcW w:w="419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7E56770C" w14:textId="77777777" w:rsidR="00702468" w:rsidRPr="00972EC6" w:rsidRDefault="00702468" w:rsidP="006072FF">
            <w:r w:rsidRPr="00972EC6">
              <w:t>NA​</w:t>
            </w:r>
          </w:p>
        </w:tc>
        <w:tc>
          <w:tcPr>
            <w:tcW w:w="310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5622156C" w14:textId="77777777" w:rsidR="00702468" w:rsidRPr="00972EC6" w:rsidRDefault="00702468" w:rsidP="006072FF">
            <w:r w:rsidRPr="00972EC6">
              <w:t>RH OCP (resell) on bare metal nodes​</w:t>
            </w:r>
          </w:p>
        </w:tc>
      </w:tr>
      <w:tr w:rsidR="00702468" w:rsidRPr="00972EC6" w14:paraId="7ABDE2F0" w14:textId="77777777" w:rsidTr="006072FF">
        <w:trPr>
          <w:trHeight w:val="768"/>
        </w:trPr>
        <w:tc>
          <w:tcPr>
            <w:tcW w:w="201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3B7452B6" w14:textId="77777777" w:rsidR="00702468" w:rsidRPr="00972EC6" w:rsidRDefault="00702468" w:rsidP="006072FF">
            <w:r w:rsidRPr="00972EC6">
              <w:t>VSP</w:t>
            </w:r>
          </w:p>
        </w:tc>
        <w:tc>
          <w:tcPr>
            <w:tcW w:w="419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7895D712" w14:textId="77777777" w:rsidR="00702468" w:rsidRPr="00972EC6" w:rsidRDefault="00702468" w:rsidP="006072FF">
            <w:r w:rsidRPr="00972EC6">
              <w:t>Provide Tanzu Basic licensing</w:t>
            </w:r>
          </w:p>
        </w:tc>
        <w:tc>
          <w:tcPr>
            <w:tcW w:w="3107" w:type="dxa"/>
            <w:tcBorders>
              <w:top w:val="single" w:sz="6" w:space="0" w:color="FFFFFF"/>
              <w:left w:val="single" w:sz="6" w:space="0" w:color="FFFFFF"/>
              <w:bottom w:val="single" w:sz="6" w:space="0" w:color="FFFFFF"/>
              <w:right w:val="single" w:sz="6" w:space="0" w:color="FFFFFF"/>
            </w:tcBorders>
            <w:shd w:val="clear" w:color="auto" w:fill="EAE7E7"/>
            <w:tcMar>
              <w:top w:w="20" w:type="dxa"/>
              <w:left w:w="39" w:type="dxa"/>
              <w:bottom w:w="20" w:type="dxa"/>
              <w:right w:w="39" w:type="dxa"/>
            </w:tcMar>
            <w:hideMark/>
          </w:tcPr>
          <w:p w14:paraId="2768CE45" w14:textId="77777777" w:rsidR="00702468" w:rsidRPr="00972EC6" w:rsidRDefault="00702468" w:rsidP="006072FF">
            <w:r w:rsidRPr="00972EC6">
              <w:t>RH OCP (resell)</w:t>
            </w:r>
          </w:p>
        </w:tc>
      </w:tr>
    </w:tbl>
    <w:p w14:paraId="136FFC8C" w14:textId="77777777" w:rsidR="00702468" w:rsidRDefault="00702468" w:rsidP="00702468"/>
    <w:p w14:paraId="685767F7" w14:textId="77777777" w:rsidR="00573764" w:rsidRDefault="00573764" w:rsidP="003F6E81"/>
    <w:p w14:paraId="2AC8C021" w14:textId="011045EE" w:rsidR="003F6E81" w:rsidRDefault="003F6E81" w:rsidP="003F6E81">
      <w:r>
        <w:lastRenderedPageBreak/>
        <w:t xml:space="preserve">Q:  </w:t>
      </w:r>
      <w:r w:rsidRPr="08C8A241">
        <w:rPr>
          <w:b/>
          <w:bCs/>
        </w:rPr>
        <w:t xml:space="preserve">What do we offer from </w:t>
      </w:r>
      <w:r w:rsidR="00243CA6">
        <w:rPr>
          <w:b/>
          <w:bCs/>
        </w:rPr>
        <w:t xml:space="preserve">a </w:t>
      </w:r>
      <w:r w:rsidR="00B0737F">
        <w:rPr>
          <w:b/>
          <w:bCs/>
        </w:rPr>
        <w:t xml:space="preserve">VSP </w:t>
      </w:r>
      <w:r w:rsidR="00243CA6">
        <w:rPr>
          <w:b/>
          <w:bCs/>
        </w:rPr>
        <w:t xml:space="preserve">only </w:t>
      </w:r>
      <w:r w:rsidRPr="08C8A241">
        <w:rPr>
          <w:b/>
          <w:bCs/>
        </w:rPr>
        <w:t>solution</w:t>
      </w:r>
      <w:r>
        <w:rPr>
          <w:b/>
          <w:bCs/>
        </w:rPr>
        <w:t xml:space="preserve"> perspective?</w:t>
      </w:r>
    </w:p>
    <w:p w14:paraId="727F7F16" w14:textId="5633E65F" w:rsidR="003F6E81" w:rsidRDefault="003F6E81" w:rsidP="003F6E81">
      <w:r>
        <w:t xml:space="preserve">A:  </w:t>
      </w:r>
      <w:r w:rsidR="00B0737F">
        <w:t xml:space="preserve">For VSP customers, we offer </w:t>
      </w:r>
      <w:r w:rsidR="00243CA6">
        <w:t xml:space="preserve">integrations </w:t>
      </w:r>
      <w:r w:rsidR="003E69CC">
        <w:t>focused</w:t>
      </w:r>
      <w:r w:rsidR="00243CA6">
        <w:t xml:space="preserve"> o</w:t>
      </w:r>
      <w:r w:rsidR="003E69CC">
        <w:t>n data services for Kubernetes</w:t>
      </w:r>
      <w:r w:rsidR="00B0737F">
        <w:t xml:space="preserve">. If they are using </w:t>
      </w:r>
      <w:r w:rsidR="00501017">
        <w:t xml:space="preserve">VMware to run their </w:t>
      </w:r>
      <w:r w:rsidR="00D407AB">
        <w:t>Kubernetes</w:t>
      </w:r>
      <w:r w:rsidR="00501017">
        <w:t xml:space="preserve"> distribution</w:t>
      </w:r>
      <w:r w:rsidR="003E3C84">
        <w:t xml:space="preserve"> (highly likely)</w:t>
      </w:r>
      <w:r w:rsidR="00501017">
        <w:t xml:space="preserve">, we can give their devops teams access to VSP storage through </w:t>
      </w:r>
      <w:r w:rsidR="00782EA4">
        <w:t xml:space="preserve">integrations that we have delivered. This includes Hitachi VASA Provider to enable </w:t>
      </w:r>
      <w:r w:rsidR="00580089">
        <w:t xml:space="preserve">VMDK storage for containers with VMFS or vVols, HSPC CSI driver </w:t>
      </w:r>
      <w:r w:rsidR="009F1C61">
        <w:t>and associated softw</w:t>
      </w:r>
      <w:r w:rsidR="00A66085">
        <w:t xml:space="preserve">are </w:t>
      </w:r>
      <w:r w:rsidR="00580089">
        <w:t xml:space="preserve">for </w:t>
      </w:r>
      <w:r w:rsidR="00F11420">
        <w:t xml:space="preserve">bare metal </w:t>
      </w:r>
      <w:r w:rsidR="00C9496C">
        <w:t>Kubernetes</w:t>
      </w:r>
      <w:r w:rsidR="009B4326">
        <w:t xml:space="preserve"> environments </w:t>
      </w:r>
      <w:r w:rsidR="00F11420">
        <w:t xml:space="preserve"> to provision, clone, protect persistent storage</w:t>
      </w:r>
      <w:r w:rsidR="009A72D0">
        <w:t xml:space="preserve"> from VSP</w:t>
      </w:r>
      <w:r w:rsidR="00F11420">
        <w:t xml:space="preserve">. </w:t>
      </w:r>
      <w:r w:rsidR="00D407AB">
        <w:t xml:space="preserve">You can also quote/sell VMware Tanzu software to customer </w:t>
      </w:r>
      <w:r w:rsidR="00E858BE">
        <w:t xml:space="preserve">that they can apply to their existing VMware vSphere environment or quote/sell </w:t>
      </w:r>
      <w:r>
        <w:t xml:space="preserve">Red Hat Openshift. </w:t>
      </w:r>
      <w:r w:rsidR="00E407B7">
        <w:t xml:space="preserve">There are other storage options </w:t>
      </w:r>
      <w:r w:rsidR="00571329">
        <w:t>that containers will nee</w:t>
      </w:r>
      <w:r w:rsidR="0048205C">
        <w:t xml:space="preserve">d </w:t>
      </w:r>
      <w:r w:rsidR="00571329">
        <w:t xml:space="preserve">such as S3 </w:t>
      </w:r>
      <w:r w:rsidR="00E407B7">
        <w:t xml:space="preserve">with HCP, </w:t>
      </w:r>
      <w:r w:rsidR="00F73812">
        <w:t>file access with HNAS/</w:t>
      </w:r>
      <w:r w:rsidR="00E407B7">
        <w:t xml:space="preserve">HCSF </w:t>
      </w:r>
      <w:r w:rsidR="0026001B">
        <w:t xml:space="preserve">that </w:t>
      </w:r>
      <w:r w:rsidR="00F73812">
        <w:t>we have documented</w:t>
      </w:r>
      <w:r w:rsidR="0026001B">
        <w:t xml:space="preserve">. </w:t>
      </w:r>
      <w:r w:rsidR="003E3C84">
        <w:t>More information on these integrations in our dashboard.</w:t>
      </w:r>
    </w:p>
    <w:p w14:paraId="6EBEF752" w14:textId="77777777" w:rsidR="00E407B7" w:rsidRDefault="00E407B7" w:rsidP="003F6E81"/>
    <w:p w14:paraId="1CA6110F" w14:textId="0B50F978" w:rsidR="00E407B7" w:rsidRDefault="00E407B7" w:rsidP="003F6E81">
      <w:r>
        <w:rPr>
          <w:noProof/>
        </w:rPr>
        <w:drawing>
          <wp:inline distT="0" distB="0" distL="0" distR="0" wp14:anchorId="3C7F2A4A" wp14:editId="0D09D306">
            <wp:extent cx="5943600" cy="339534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4"/>
                    <a:stretch>
                      <a:fillRect/>
                    </a:stretch>
                  </pic:blipFill>
                  <pic:spPr>
                    <a:xfrm>
                      <a:off x="0" y="0"/>
                      <a:ext cx="5943600" cy="3395345"/>
                    </a:xfrm>
                    <a:prstGeom prst="rect">
                      <a:avLst/>
                    </a:prstGeom>
                  </pic:spPr>
                </pic:pic>
              </a:graphicData>
            </a:graphic>
          </wp:inline>
        </w:drawing>
      </w:r>
    </w:p>
    <w:p w14:paraId="4A384CEB" w14:textId="77777777" w:rsidR="00702468" w:rsidRDefault="00702468" w:rsidP="00702468"/>
    <w:p w14:paraId="158F20B5" w14:textId="77777777" w:rsidR="00702468" w:rsidRDefault="00702468" w:rsidP="00702468">
      <w:r>
        <w:t xml:space="preserve">Q:  </w:t>
      </w:r>
      <w:r w:rsidRPr="08C8A241">
        <w:rPr>
          <w:b/>
          <w:bCs/>
        </w:rPr>
        <w:t>How do I quote UCP solutions with container platform software?</w:t>
      </w:r>
    </w:p>
    <w:p w14:paraId="2EE672C8" w14:textId="77777777" w:rsidR="00702468" w:rsidRDefault="00702468" w:rsidP="00702468">
      <w:r>
        <w:t xml:space="preserve">A:  </w:t>
      </w:r>
    </w:p>
    <w:p w14:paraId="59CE30E1" w14:textId="77777777" w:rsidR="00702468" w:rsidRDefault="00702468" w:rsidP="00702468">
      <w:pPr>
        <w:pStyle w:val="ListParagraph"/>
        <w:numPr>
          <w:ilvl w:val="0"/>
          <w:numId w:val="10"/>
        </w:numPr>
      </w:pPr>
      <w:r>
        <w:t>UCP platform can be quote with existing methods through Converged Solutions</w:t>
      </w:r>
    </w:p>
    <w:p w14:paraId="563619DA" w14:textId="77777777" w:rsidR="00702468" w:rsidRDefault="00702468" w:rsidP="00702468">
      <w:pPr>
        <w:ind w:left="720"/>
      </w:pPr>
      <w:r>
        <w:rPr>
          <w:noProof/>
        </w:rPr>
        <w:drawing>
          <wp:inline distT="0" distB="0" distL="0" distR="0" wp14:anchorId="08647D9A" wp14:editId="12332077">
            <wp:extent cx="5321300" cy="1230266"/>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5493" cy="1245107"/>
                    </a:xfrm>
                    <a:prstGeom prst="rect">
                      <a:avLst/>
                    </a:prstGeom>
                  </pic:spPr>
                </pic:pic>
              </a:graphicData>
            </a:graphic>
          </wp:inline>
        </w:drawing>
      </w:r>
    </w:p>
    <w:p w14:paraId="748AB288" w14:textId="77777777" w:rsidR="00702468" w:rsidRDefault="00702468" w:rsidP="00702468">
      <w:pPr>
        <w:ind w:left="720"/>
      </w:pPr>
    </w:p>
    <w:p w14:paraId="07F012A8" w14:textId="38C66C88" w:rsidR="00702468" w:rsidRDefault="00702468" w:rsidP="00702468">
      <w:pPr>
        <w:ind w:left="720"/>
      </w:pPr>
      <w:r>
        <w:lastRenderedPageBreak/>
        <w:t>Tanzu Basic via Global OEM:  UCP CI/RS/HC CPQ configurator will have options to include Tanzu Basic in the Software section of these configurators.</w:t>
      </w:r>
      <w:r w:rsidR="00E836EA">
        <w:t xml:space="preserve"> See the Container </w:t>
      </w:r>
      <w:r w:rsidR="0026576D">
        <w:t>Platform</w:t>
      </w:r>
      <w:r w:rsidR="00BD0A32">
        <w:t xml:space="preserve"> software section</w:t>
      </w:r>
    </w:p>
    <w:p w14:paraId="5211D89B" w14:textId="77715CCB" w:rsidR="00F32FA6" w:rsidRDefault="00F32FA6" w:rsidP="00702468">
      <w:pPr>
        <w:ind w:left="720"/>
      </w:pPr>
      <w:r w:rsidRPr="00F32FA6">
        <w:rPr>
          <w:noProof/>
        </w:rPr>
        <w:drawing>
          <wp:inline distT="0" distB="0" distL="0" distR="0" wp14:anchorId="5301C4FE" wp14:editId="5C3C2922">
            <wp:extent cx="5943600" cy="3291840"/>
            <wp:effectExtent l="0" t="0" r="0" b="3810"/>
            <wp:docPr id="35" name="Picture 34" descr="Graphical user interface, text, application, email&#10;&#10;Description automatically generated">
              <a:extLst xmlns:a="http://schemas.openxmlformats.org/drawingml/2006/main">
                <a:ext uri="{FF2B5EF4-FFF2-40B4-BE49-F238E27FC236}">
                  <a16:creationId xmlns:a16="http://schemas.microsoft.com/office/drawing/2014/main" id="{9517CFFB-9F85-4D79-BD3A-546402A92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Graphical user interface, text, application, email&#10;&#10;Description automatically generated">
                      <a:extLst>
                        <a:ext uri="{FF2B5EF4-FFF2-40B4-BE49-F238E27FC236}">
                          <a16:creationId xmlns:a16="http://schemas.microsoft.com/office/drawing/2014/main" id="{9517CFFB-9F85-4D79-BD3A-546402A9244A}"/>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20086544" w14:textId="77777777" w:rsidR="00702468" w:rsidRDefault="00702468" w:rsidP="00702468">
      <w:pPr>
        <w:pStyle w:val="ListParagraph"/>
      </w:pPr>
      <w:r w:rsidRPr="00DC2616">
        <w:rPr>
          <w:noProof/>
        </w:rPr>
        <w:drawing>
          <wp:inline distT="0" distB="0" distL="0" distR="0" wp14:anchorId="4E712C74" wp14:editId="66C332F5">
            <wp:extent cx="4528826" cy="1485900"/>
            <wp:effectExtent l="0" t="0" r="508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553165" cy="1493886"/>
                    </a:xfrm>
                    <a:prstGeom prst="rect">
                      <a:avLst/>
                    </a:prstGeom>
                  </pic:spPr>
                </pic:pic>
              </a:graphicData>
            </a:graphic>
          </wp:inline>
        </w:drawing>
      </w:r>
    </w:p>
    <w:p w14:paraId="7D2197F3" w14:textId="77777777" w:rsidR="00702468" w:rsidRDefault="00702468" w:rsidP="00702468">
      <w:pPr>
        <w:pStyle w:val="ListParagraph"/>
      </w:pPr>
      <w:r>
        <w:t xml:space="preserve">Red Hat Openshift will also </w:t>
      </w:r>
      <w:proofErr w:type="gramStart"/>
      <w:r>
        <w:t>be included</w:t>
      </w:r>
      <w:proofErr w:type="gramEnd"/>
      <w:r>
        <w:t xml:space="preserve"> in this UCP’s configurator in the future. For now, use the Red Hat Standalone configurator.</w:t>
      </w:r>
    </w:p>
    <w:p w14:paraId="0CCF329A" w14:textId="77777777" w:rsidR="00702468" w:rsidRDefault="00702468" w:rsidP="00702468">
      <w:pPr>
        <w:pStyle w:val="ListParagraph"/>
      </w:pPr>
    </w:p>
    <w:p w14:paraId="03D4F206" w14:textId="77777777" w:rsidR="00702468" w:rsidRDefault="00702468" w:rsidP="00702468">
      <w:pPr>
        <w:pStyle w:val="ListParagraph"/>
        <w:numPr>
          <w:ilvl w:val="0"/>
          <w:numId w:val="10"/>
        </w:numPr>
      </w:pPr>
      <w:r>
        <w:t xml:space="preserve">For other situations (non-UCP) that wants Kubernetes software  the standalone configurators can </w:t>
      </w:r>
      <w:proofErr w:type="gramStart"/>
      <w:r>
        <w:t>be used</w:t>
      </w:r>
      <w:proofErr w:type="gramEnd"/>
      <w:r>
        <w:t xml:space="preserve"> for VMware Tanzu and Red Hat Openshift.</w:t>
      </w:r>
    </w:p>
    <w:p w14:paraId="1B558CE0" w14:textId="77777777" w:rsidR="00702468" w:rsidRDefault="00702468" w:rsidP="00702468">
      <w:pPr>
        <w:pStyle w:val="ListParagraph"/>
      </w:pPr>
      <w:r>
        <w:rPr>
          <w:noProof/>
        </w:rPr>
        <w:drawing>
          <wp:inline distT="0" distB="0" distL="0" distR="0" wp14:anchorId="6986D285" wp14:editId="74471945">
            <wp:extent cx="5943600" cy="1316355"/>
            <wp:effectExtent l="0" t="0" r="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inline>
        </w:drawing>
      </w:r>
    </w:p>
    <w:p w14:paraId="3C0A25CC" w14:textId="77777777" w:rsidR="00702468" w:rsidRDefault="00702468" w:rsidP="00702468">
      <w:pPr>
        <w:pStyle w:val="ListParagraph"/>
      </w:pPr>
    </w:p>
    <w:p w14:paraId="6C58D454" w14:textId="77777777" w:rsidR="00702468" w:rsidRDefault="00702468" w:rsidP="00702468">
      <w:pPr>
        <w:pStyle w:val="ListParagraph"/>
      </w:pPr>
      <w:r>
        <w:rPr>
          <w:noProof/>
        </w:rPr>
        <w:lastRenderedPageBreak/>
        <w:drawing>
          <wp:inline distT="0" distB="0" distL="0" distR="0" wp14:anchorId="66A16DEA" wp14:editId="5A02A1F7">
            <wp:extent cx="4057484" cy="17272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4305" cy="1730103"/>
                    </a:xfrm>
                    <a:prstGeom prst="rect">
                      <a:avLst/>
                    </a:prstGeom>
                  </pic:spPr>
                </pic:pic>
              </a:graphicData>
            </a:graphic>
          </wp:inline>
        </w:drawing>
      </w:r>
    </w:p>
    <w:p w14:paraId="26D696D3" w14:textId="77777777" w:rsidR="00702468" w:rsidRDefault="00702468" w:rsidP="00702468">
      <w:pPr>
        <w:pStyle w:val="ListParagraph"/>
      </w:pPr>
    </w:p>
    <w:p w14:paraId="1164DD52" w14:textId="77777777" w:rsidR="00702468" w:rsidRDefault="00702468" w:rsidP="00702468">
      <w:pPr>
        <w:pStyle w:val="ListParagraph"/>
      </w:pPr>
      <w:r>
        <w:rPr>
          <w:noProof/>
        </w:rPr>
        <w:drawing>
          <wp:inline distT="0" distB="0" distL="0" distR="0" wp14:anchorId="320C7984" wp14:editId="239E8F4D">
            <wp:extent cx="5943600" cy="1257935"/>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1257935"/>
                    </a:xfrm>
                    <a:prstGeom prst="rect">
                      <a:avLst/>
                    </a:prstGeom>
                  </pic:spPr>
                </pic:pic>
              </a:graphicData>
            </a:graphic>
          </wp:inline>
        </w:drawing>
      </w:r>
    </w:p>
    <w:p w14:paraId="658B3CE6" w14:textId="77777777" w:rsidR="00702468" w:rsidRDefault="00702468" w:rsidP="00702468">
      <w:pPr>
        <w:pStyle w:val="ListParagraph"/>
      </w:pPr>
    </w:p>
    <w:p w14:paraId="29AC208B" w14:textId="77777777" w:rsidR="00702468" w:rsidRDefault="00702468" w:rsidP="00702468">
      <w:pPr>
        <w:pStyle w:val="ListParagraph"/>
      </w:pPr>
    </w:p>
    <w:p w14:paraId="4B6937EE" w14:textId="77777777" w:rsidR="00702468" w:rsidRDefault="00702468" w:rsidP="00702468">
      <w:pPr>
        <w:pStyle w:val="ListParagraph"/>
      </w:pPr>
    </w:p>
    <w:p w14:paraId="1E939196" w14:textId="77777777" w:rsidR="00702468" w:rsidRDefault="00702468" w:rsidP="00702468">
      <w:pPr>
        <w:pStyle w:val="ListParagraph"/>
      </w:pPr>
    </w:p>
    <w:p w14:paraId="1E44DF17" w14:textId="77777777" w:rsidR="00702468" w:rsidRDefault="00702468" w:rsidP="00702468">
      <w:pPr>
        <w:pStyle w:val="ListParagraph"/>
      </w:pPr>
    </w:p>
    <w:p w14:paraId="532F46A7" w14:textId="77777777" w:rsidR="00702468" w:rsidRDefault="00702468" w:rsidP="00702468">
      <w:pPr>
        <w:pStyle w:val="ListParagraph"/>
      </w:pPr>
      <w:r>
        <w:rPr>
          <w:noProof/>
        </w:rPr>
        <w:drawing>
          <wp:inline distT="0" distB="0" distL="0" distR="0" wp14:anchorId="14EC485A" wp14:editId="47A07432">
            <wp:extent cx="3946503" cy="2164080"/>
            <wp:effectExtent l="0" t="0" r="381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9119" cy="2165515"/>
                    </a:xfrm>
                    <a:prstGeom prst="rect">
                      <a:avLst/>
                    </a:prstGeom>
                  </pic:spPr>
                </pic:pic>
              </a:graphicData>
            </a:graphic>
          </wp:inline>
        </w:drawing>
      </w:r>
    </w:p>
    <w:p w14:paraId="57B65194" w14:textId="77777777" w:rsidR="00702468" w:rsidRDefault="00702468" w:rsidP="00702468">
      <w:pPr>
        <w:pStyle w:val="ListParagraph"/>
      </w:pPr>
    </w:p>
    <w:p w14:paraId="7BD7F7B2" w14:textId="77777777" w:rsidR="00702468" w:rsidRPr="00E324BA" w:rsidRDefault="00702468" w:rsidP="489E4550">
      <w:pPr>
        <w:pStyle w:val="ListParagraph"/>
        <w:ind w:left="0"/>
        <w:rPr>
          <w:color w:val="ED7C31"/>
        </w:rPr>
      </w:pPr>
    </w:p>
    <w:p w14:paraId="1CA1F3CF" w14:textId="77777777" w:rsidR="005C5301" w:rsidRPr="006072FF" w:rsidRDefault="005C5301" w:rsidP="005C5301">
      <w:pPr>
        <w:rPr>
          <w:b/>
          <w:bCs/>
        </w:rPr>
      </w:pPr>
      <w:r w:rsidRPr="006072FF">
        <w:rPr>
          <w:b/>
          <w:bCs/>
        </w:rPr>
        <w:t>Q:  With so many permutations of our container offering, how do we position?</w:t>
      </w:r>
    </w:p>
    <w:p w14:paraId="0C1316FB" w14:textId="77777777" w:rsidR="005C5301" w:rsidRDefault="005C5301" w:rsidP="005C5301">
      <w:r>
        <w:t xml:space="preserve">A:  </w:t>
      </w:r>
    </w:p>
    <w:p w14:paraId="2A90DCF1" w14:textId="124D07AC" w:rsidR="004F3604" w:rsidRDefault="004F3604" w:rsidP="005C5301">
      <w:pPr>
        <w:pStyle w:val="ListParagraph"/>
        <w:numPr>
          <w:ilvl w:val="0"/>
          <w:numId w:val="6"/>
        </w:numPr>
      </w:pPr>
      <w:r>
        <w:t xml:space="preserve">Storage opportunity, upsell on our </w:t>
      </w:r>
      <w:proofErr w:type="gramStart"/>
      <w:r>
        <w:t>value add</w:t>
      </w:r>
      <w:proofErr w:type="gramEnd"/>
      <w:r>
        <w:t xml:space="preserve"> persistent storage services</w:t>
      </w:r>
      <w:r w:rsidR="004B46B3">
        <w:t xml:space="preserve"> and data protection services</w:t>
      </w:r>
      <w:r w:rsidR="00D918E0">
        <w:t xml:space="preserve">. See related question below and inquire if customer looking to </w:t>
      </w:r>
      <w:r w:rsidR="007844DB">
        <w:t>broaden</w:t>
      </w:r>
      <w:r w:rsidR="00D918E0">
        <w:t xml:space="preserve"> into hybrid/multi cloud </w:t>
      </w:r>
      <w:proofErr w:type="spellStart"/>
      <w:r w:rsidR="00944581">
        <w:t>kubernetes</w:t>
      </w:r>
      <w:proofErr w:type="spellEnd"/>
      <w:r w:rsidR="00944581">
        <w:t xml:space="preserve"> management solution.</w:t>
      </w:r>
    </w:p>
    <w:p w14:paraId="5365594C" w14:textId="585F891A" w:rsidR="005C5301" w:rsidRDefault="00944581" w:rsidP="005C5301">
      <w:pPr>
        <w:pStyle w:val="ListParagraph"/>
        <w:numPr>
          <w:ilvl w:val="0"/>
          <w:numId w:val="6"/>
        </w:numPr>
      </w:pPr>
      <w:r>
        <w:t xml:space="preserve">(hyper) </w:t>
      </w:r>
      <w:r w:rsidR="004F3604">
        <w:t>Converged opportunity, u</w:t>
      </w:r>
      <w:r w:rsidR="005C5301">
        <w:t xml:space="preserve">psell with UCP offerings with the choice of </w:t>
      </w:r>
      <w:r>
        <w:t xml:space="preserve">VMware </w:t>
      </w:r>
      <w:r w:rsidR="005C5301">
        <w:t xml:space="preserve">Tanzu path or OpenShift Container Platform (OCP) path. </w:t>
      </w:r>
    </w:p>
    <w:p w14:paraId="721FA8B3" w14:textId="77777777" w:rsidR="005C5301" w:rsidRDefault="005C5301" w:rsidP="005C5301">
      <w:pPr>
        <w:pStyle w:val="ListParagraph"/>
        <w:numPr>
          <w:ilvl w:val="1"/>
          <w:numId w:val="6"/>
        </w:numPr>
      </w:pPr>
      <w:r>
        <w:lastRenderedPageBreak/>
        <w:t>If buyers are heavily invested on VMware’s stack (like those who have ELA), Tanzu path would be the best fit due to their tight integrations with their existing infrastructure as well as pricing advantages</w:t>
      </w:r>
      <w:proofErr w:type="gramStart"/>
      <w:r>
        <w:t xml:space="preserve">.  </w:t>
      </w:r>
      <w:proofErr w:type="gramEnd"/>
      <w:r>
        <w:t xml:space="preserve">If buyers have strong developer focus or insisting on reducing their VMware license costs/spend, RH Openshift might be entry </w:t>
      </w:r>
      <w:proofErr w:type="gramStart"/>
      <w:r>
        <w:t>positioning</w:t>
      </w:r>
      <w:proofErr w:type="gramEnd"/>
      <w:r>
        <w:t xml:space="preserve"> but cost comparisons could be favorable to VMware. The majority of OCP deployments runs on top of VMware Hypervisor today. Note, VMware are making strong push into developer decision makers with some of their past acquisitions that are now part of VMware Tanzu advanced edition including Spring Framework usage by </w:t>
      </w:r>
      <w:proofErr w:type="gramStart"/>
      <w:r>
        <w:t>developers</w:t>
      </w:r>
      <w:proofErr w:type="gramEnd"/>
      <w:r>
        <w:t xml:space="preserve"> so we expect higher name recognition with Tanzu and VMware portfolio in subsequent timeframes.</w:t>
      </w:r>
      <w:r w:rsidRPr="00170378">
        <w:rPr>
          <w:noProof/>
        </w:rPr>
        <w:drawing>
          <wp:inline distT="0" distB="0" distL="0" distR="0" wp14:anchorId="6EC76A10" wp14:editId="733CECE2">
            <wp:extent cx="5855516" cy="2588566"/>
            <wp:effectExtent l="0" t="0" r="0" b="2540"/>
            <wp:docPr id="4" name="Picture 4" descr="Graphical user interface, application, website&#10;&#10;Description automatically generated">
              <a:extLst xmlns:a="http://schemas.openxmlformats.org/drawingml/2006/main">
                <a:ext uri="{FF2B5EF4-FFF2-40B4-BE49-F238E27FC236}">
                  <a16:creationId xmlns:a16="http://schemas.microsoft.com/office/drawing/2014/main" id="{0B518C3B-7CB7-44D6-A299-E0C699FB3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a:extLst>
                        <a:ext uri="{FF2B5EF4-FFF2-40B4-BE49-F238E27FC236}">
                          <a16:creationId xmlns:a16="http://schemas.microsoft.com/office/drawing/2014/main" id="{0B518C3B-7CB7-44D6-A299-E0C699FB3F31}"/>
                        </a:ext>
                      </a:extLst>
                    </pic:cNvPr>
                    <pic:cNvPicPr>
                      <a:picLocks noChangeAspect="1"/>
                    </pic:cNvPicPr>
                  </pic:nvPicPr>
                  <pic:blipFill>
                    <a:blip r:embed="rId12"/>
                    <a:stretch>
                      <a:fillRect/>
                    </a:stretch>
                  </pic:blipFill>
                  <pic:spPr>
                    <a:xfrm>
                      <a:off x="0" y="0"/>
                      <a:ext cx="5855516" cy="2588566"/>
                    </a:xfrm>
                    <a:prstGeom prst="rect">
                      <a:avLst/>
                    </a:prstGeom>
                  </pic:spPr>
                </pic:pic>
              </a:graphicData>
            </a:graphic>
          </wp:inline>
        </w:drawing>
      </w:r>
    </w:p>
    <w:p w14:paraId="4397D10A" w14:textId="04C2D8A9" w:rsidR="005C5301" w:rsidRDefault="005C5301" w:rsidP="005C5301">
      <w:pPr>
        <w:pStyle w:val="ListParagraph"/>
        <w:numPr>
          <w:ilvl w:val="1"/>
          <w:numId w:val="6"/>
        </w:numPr>
      </w:pPr>
      <w:r>
        <w:t xml:space="preserve">From an infrastructure perspective (bottoms up), If on-prem vSphere is the infrastructure, either vSphere with Tanzu or Openshift can </w:t>
      </w:r>
      <w:proofErr w:type="gramStart"/>
      <w:r>
        <w:t>be used</w:t>
      </w:r>
      <w:proofErr w:type="gramEnd"/>
      <w:r>
        <w:t xml:space="preserve">. vSphere with Tanzu basic is obvious first choice and then UCP RS with </w:t>
      </w:r>
      <w:proofErr w:type="spellStart"/>
      <w:r>
        <w:t>VCF+Tanzu</w:t>
      </w:r>
      <w:proofErr w:type="spellEnd"/>
      <w:r>
        <w:t xml:space="preserve"> if customer is </w:t>
      </w:r>
      <w:proofErr w:type="spellStart"/>
      <w:r>
        <w:t>replatforming</w:t>
      </w:r>
      <w:proofErr w:type="spellEnd"/>
      <w:r>
        <w:t xml:space="preserve"> </w:t>
      </w:r>
      <w:r w:rsidR="008A79F1">
        <w:t xml:space="preserve">compute </w:t>
      </w:r>
      <w:r>
        <w:t xml:space="preserve">and wants longer term hybrid cloud solution including </w:t>
      </w:r>
      <w:proofErr w:type="gramStart"/>
      <w:r>
        <w:t>on-premise</w:t>
      </w:r>
      <w:proofErr w:type="gramEnd"/>
      <w:r>
        <w:t xml:space="preserve"> and multi-cloud </w:t>
      </w:r>
      <w:proofErr w:type="spellStart"/>
      <w:r>
        <w:t>kubernetes</w:t>
      </w:r>
      <w:proofErr w:type="spellEnd"/>
      <w:r>
        <w:t xml:space="preserve"> cluster management.  Determine if the buyer considers VMware a </w:t>
      </w:r>
      <w:proofErr w:type="gramStart"/>
      <w:r>
        <w:t>long term</w:t>
      </w:r>
      <w:proofErr w:type="gramEnd"/>
      <w:r>
        <w:t xml:space="preserve"> partner for traditional and container platforms and has a high focus on operations consistency and compliance for these workloads. Developers would have more name recognition with OpenShift and If customer is trying to mitigate/hedge VMware costs with alternative vendors (or </w:t>
      </w:r>
      <w:proofErr w:type="gramStart"/>
      <w:r>
        <w:t>2</w:t>
      </w:r>
      <w:proofErr w:type="gramEnd"/>
      <w:r>
        <w:t xml:space="preserve"> vendor approach), then UCP with OpenShift could be right strategy.</w:t>
      </w:r>
      <w:r w:rsidR="00D22CDA">
        <w:t xml:space="preserve"> Inquire on the need for </w:t>
      </w:r>
      <w:proofErr w:type="gramStart"/>
      <w:r w:rsidR="00D22CDA">
        <w:t>GPU’s</w:t>
      </w:r>
      <w:proofErr w:type="gramEnd"/>
      <w:r w:rsidR="00D22CDA">
        <w:t xml:space="preserve"> in their eventual architecture, that may lend itself better to a </w:t>
      </w:r>
      <w:proofErr w:type="spellStart"/>
      <w:r w:rsidR="00D22CDA">
        <w:t>UCP+VMware</w:t>
      </w:r>
      <w:proofErr w:type="spellEnd"/>
      <w:r w:rsidR="00D22CDA">
        <w:t xml:space="preserve"> </w:t>
      </w:r>
      <w:proofErr w:type="spellStart"/>
      <w:r w:rsidR="00D22CDA">
        <w:t>Tanzu+Nvidia</w:t>
      </w:r>
      <w:proofErr w:type="spellEnd"/>
      <w:r w:rsidR="00D22CDA">
        <w:t xml:space="preserve"> solution</w:t>
      </w:r>
    </w:p>
    <w:p w14:paraId="323B49C5" w14:textId="77777777" w:rsidR="005C5301" w:rsidRDefault="005C5301" w:rsidP="005C5301">
      <w:pPr>
        <w:pStyle w:val="ListParagraph"/>
        <w:numPr>
          <w:ilvl w:val="1"/>
          <w:numId w:val="6"/>
        </w:numPr>
      </w:pPr>
      <w:r>
        <w:t>If buyer is strictly bare metal focused, Red Hat Openshift.</w:t>
      </w:r>
    </w:p>
    <w:p w14:paraId="2789DBF1" w14:textId="77777777" w:rsidR="005C5301" w:rsidRDefault="005C5301" w:rsidP="005C5301">
      <w:pPr>
        <w:pStyle w:val="ListParagraph"/>
        <w:numPr>
          <w:ilvl w:val="1"/>
          <w:numId w:val="6"/>
        </w:numPr>
      </w:pPr>
      <w:r>
        <w:t xml:space="preserve">If customer seeking managed service offering, then HKS could be right positioning (note HKS currently in private beta). </w:t>
      </w:r>
    </w:p>
    <w:p w14:paraId="2183290A" w14:textId="78118112" w:rsidR="08C8A241" w:rsidRDefault="08C8A241" w:rsidP="08C8A241">
      <w:pPr>
        <w:pStyle w:val="ListParagraph"/>
        <w:ind w:left="0"/>
        <w:rPr>
          <w:b/>
          <w:bCs/>
          <w:color w:val="ED7D31" w:themeColor="accent2"/>
        </w:rPr>
      </w:pPr>
    </w:p>
    <w:p w14:paraId="1F0C35FA" w14:textId="77777777" w:rsidR="00072CE5" w:rsidRDefault="00072CE5" w:rsidP="08C8A241">
      <w:pPr>
        <w:pStyle w:val="ListParagraph"/>
        <w:ind w:left="0"/>
        <w:rPr>
          <w:b/>
          <w:bCs/>
          <w:color w:val="ED7D31" w:themeColor="accent2"/>
        </w:rPr>
      </w:pPr>
    </w:p>
    <w:p w14:paraId="5117545F" w14:textId="3B44D079" w:rsidR="00E426F2" w:rsidRDefault="00E426F2" w:rsidP="00E426F2">
      <w:r>
        <w:t xml:space="preserve">Q:  </w:t>
      </w:r>
      <w:r w:rsidRPr="08C8A241">
        <w:rPr>
          <w:b/>
          <w:bCs/>
        </w:rPr>
        <w:t>What do we offer from storage solution</w:t>
      </w:r>
      <w:r w:rsidR="009B0F9D">
        <w:rPr>
          <w:b/>
          <w:bCs/>
        </w:rPr>
        <w:t>s</w:t>
      </w:r>
      <w:r w:rsidR="00E43DAA">
        <w:rPr>
          <w:b/>
          <w:bCs/>
        </w:rPr>
        <w:t xml:space="preserve"> </w:t>
      </w:r>
      <w:r w:rsidR="008A79F1">
        <w:rPr>
          <w:b/>
          <w:bCs/>
        </w:rPr>
        <w:t xml:space="preserve">plugin </w:t>
      </w:r>
      <w:r w:rsidR="00E43DAA">
        <w:rPr>
          <w:b/>
          <w:bCs/>
        </w:rPr>
        <w:t>perspective</w:t>
      </w:r>
      <w:r w:rsidR="009B0F9D">
        <w:rPr>
          <w:b/>
          <w:bCs/>
        </w:rPr>
        <w:t xml:space="preserve"> </w:t>
      </w:r>
      <w:r w:rsidR="00F04A90">
        <w:rPr>
          <w:b/>
          <w:bCs/>
        </w:rPr>
        <w:t>as part of customers</w:t>
      </w:r>
      <w:r w:rsidR="009B0F9D">
        <w:rPr>
          <w:b/>
          <w:bCs/>
        </w:rPr>
        <w:t xml:space="preserve"> Kubernetes</w:t>
      </w:r>
      <w:r w:rsidR="00F04A90">
        <w:rPr>
          <w:b/>
          <w:bCs/>
        </w:rPr>
        <w:t xml:space="preserve"> deployment</w:t>
      </w:r>
      <w:r w:rsidRPr="08C8A241">
        <w:rPr>
          <w:b/>
          <w:bCs/>
        </w:rPr>
        <w:t>?</w:t>
      </w:r>
    </w:p>
    <w:p w14:paraId="070CA72B" w14:textId="66749DA0" w:rsidR="00E426F2" w:rsidRDefault="00E426F2" w:rsidP="00E426F2">
      <w:r>
        <w:lastRenderedPageBreak/>
        <w:t>A:  . As containerized applications require data services for persistent data. We provide key storage integrations to allow DevOps team to easily access, consume, protect, and monitor Hitachi storage infrastructure.</w:t>
      </w:r>
    </w:p>
    <w:p w14:paraId="0B75E142" w14:textId="77777777" w:rsidR="00E426F2" w:rsidRDefault="00E426F2" w:rsidP="00E426F2">
      <w:pPr>
        <w:numPr>
          <w:ilvl w:val="0"/>
          <w:numId w:val="2"/>
        </w:numPr>
        <w:spacing w:before="100" w:beforeAutospacing="1" w:after="100" w:afterAutospacing="1"/>
        <w:rPr>
          <w:rFonts w:eastAsia="Times New Roman"/>
        </w:rPr>
      </w:pPr>
      <w:r>
        <w:rPr>
          <w:rFonts w:eastAsia="Times New Roman"/>
        </w:rPr>
        <w:t>Hitachi VASA – Enables CNS-CSI with policy based persistent storage from VSP</w:t>
      </w:r>
    </w:p>
    <w:p w14:paraId="444F6323" w14:textId="77777777" w:rsidR="00E426F2" w:rsidRPr="00EF3711" w:rsidRDefault="00E426F2" w:rsidP="00E426F2">
      <w:pPr>
        <w:numPr>
          <w:ilvl w:val="0"/>
          <w:numId w:val="2"/>
        </w:numPr>
        <w:spacing w:before="100" w:beforeAutospacing="1" w:after="100" w:afterAutospacing="1"/>
        <w:rPr>
          <w:rFonts w:eastAsia="Times New Roman"/>
        </w:rPr>
      </w:pPr>
      <w:r w:rsidRPr="08C8A241">
        <w:rPr>
          <w:rFonts w:eastAsia="Times New Roman"/>
        </w:rPr>
        <w:t>HSPC – This is Hitachi’s CSI. Dynamic provisioning of persistent volumes</w:t>
      </w:r>
      <w:proofErr w:type="gramStart"/>
      <w:r w:rsidRPr="08C8A241">
        <w:rPr>
          <w:rFonts w:eastAsia="Times New Roman"/>
        </w:rPr>
        <w:t>.  </w:t>
      </w:r>
      <w:proofErr w:type="gramEnd"/>
      <w:r w:rsidRPr="08C8A241">
        <w:rPr>
          <w:rFonts w:eastAsia="Times New Roman"/>
        </w:rPr>
        <w:t>Including lifecycle capabilities including snapshots, cloning, and volume expansion.</w:t>
      </w:r>
    </w:p>
    <w:p w14:paraId="349B1E77" w14:textId="77777777" w:rsidR="00E426F2" w:rsidRPr="00EF3711" w:rsidRDefault="00E426F2" w:rsidP="00E426F2">
      <w:pPr>
        <w:numPr>
          <w:ilvl w:val="0"/>
          <w:numId w:val="2"/>
        </w:numPr>
        <w:spacing w:before="100" w:beforeAutospacing="1" w:after="100" w:afterAutospacing="1"/>
        <w:rPr>
          <w:rFonts w:eastAsia="Times New Roman" w:cstheme="minorHAnsi"/>
        </w:rPr>
      </w:pPr>
      <w:r w:rsidRPr="00EF3711">
        <w:rPr>
          <w:rFonts w:eastAsia="Times New Roman" w:cstheme="minorHAnsi"/>
        </w:rPr>
        <w:t>HRPC - Data protection, disaster recovery, and migration of persistent volume to remote Kubernetes cluster.</w:t>
      </w:r>
    </w:p>
    <w:p w14:paraId="3DEC9286" w14:textId="77777777" w:rsidR="00E426F2" w:rsidRDefault="00E426F2" w:rsidP="00E426F2">
      <w:pPr>
        <w:numPr>
          <w:ilvl w:val="0"/>
          <w:numId w:val="2"/>
        </w:numPr>
        <w:spacing w:before="100" w:beforeAutospacing="1" w:after="100" w:afterAutospacing="1"/>
        <w:rPr>
          <w:rFonts w:eastAsia="Times New Roman" w:cstheme="minorHAnsi"/>
        </w:rPr>
      </w:pPr>
      <w:r w:rsidRPr="00EF3711">
        <w:rPr>
          <w:rFonts w:eastAsia="Times New Roman" w:cstheme="minorHAnsi"/>
        </w:rPr>
        <w:t xml:space="preserve">HSPP - Storage monitoring into Prometheus and central dashboard in Grafana to enable </w:t>
      </w:r>
      <w:r w:rsidRPr="00F4169C">
        <w:rPr>
          <w:rFonts w:eastAsia="Times New Roman" w:cstheme="minorHAnsi"/>
        </w:rPr>
        <w:t>observability.</w:t>
      </w:r>
    </w:p>
    <w:p w14:paraId="37BDE99C" w14:textId="0164F801" w:rsidR="00E426F2" w:rsidRPr="009F16E1" w:rsidRDefault="00E426F2" w:rsidP="00E06095">
      <w:pPr>
        <w:shd w:val="clear" w:color="auto" w:fill="FFFFFF"/>
        <w:spacing w:before="100" w:beforeAutospacing="1" w:after="100" w:afterAutospacing="1"/>
        <w:rPr>
          <w:rFonts w:eastAsia="Times New Roman" w:cstheme="minorHAnsi"/>
        </w:rPr>
      </w:pPr>
      <w:r w:rsidRPr="009F16E1">
        <w:rPr>
          <w:rFonts w:eastAsia="Times New Roman" w:cstheme="minorHAnsi"/>
        </w:rPr>
        <w:t xml:space="preserve">This paper shows most of the above being used in a OCP on VMware/Bare Metal environment </w:t>
      </w:r>
      <w:r w:rsidRPr="009F16E1">
        <w:rPr>
          <w:rFonts w:ascii="Segoe UI" w:hAnsi="Segoe UI" w:cs="Segoe UI"/>
          <w:color w:val="242424"/>
          <w:sz w:val="21"/>
          <w:szCs w:val="21"/>
        </w:rPr>
        <w:t>RA: Persistent Storage for OpenShift with bare metal, VMFS, vVols and vSAN (2020) (</w:t>
      </w:r>
      <w:hyperlink r:id="rId22" w:tgtFrame="_blank" w:tooltip="https://nam04.safelinks.protection.outlook.com/?url=https://knowledge.hitachivantara.com/documents/application_optimized_solutions/vmware/deployment_options_for_red_hat_openshift_on_hitachi_unified_compute_platform_ci_with_hitachi_virtual_storage_platform" w:history="1">
        <w:r w:rsidRPr="009F16E1">
          <w:rPr>
            <w:rStyle w:val="Hyperlink"/>
            <w:rFonts w:ascii="Segoe UI" w:hAnsi="Segoe UI" w:cs="Segoe UI"/>
            <w:color w:val="5B5FC7"/>
            <w:sz w:val="21"/>
            <w:szCs w:val="21"/>
          </w:rPr>
          <w:t>link</w:t>
        </w:r>
      </w:hyperlink>
      <w:r w:rsidRPr="009F16E1">
        <w:rPr>
          <w:rFonts w:ascii="Segoe UI" w:hAnsi="Segoe UI" w:cs="Segoe UI"/>
          <w:color w:val="242424"/>
          <w:sz w:val="21"/>
          <w:szCs w:val="21"/>
        </w:rPr>
        <w:t>) and more recent information in dashboard.</w:t>
      </w:r>
    </w:p>
    <w:p w14:paraId="0BB7D1BA" w14:textId="77777777" w:rsidR="00E426F2" w:rsidRPr="00B144E7" w:rsidRDefault="00E426F2" w:rsidP="00E06095">
      <w:pPr>
        <w:spacing w:before="100" w:beforeAutospacing="1" w:after="100" w:afterAutospacing="1"/>
        <w:rPr>
          <w:rFonts w:eastAsia="Times New Roman"/>
        </w:rPr>
      </w:pPr>
      <w:r>
        <w:rPr>
          <w:rFonts w:eastAsia="Times New Roman"/>
        </w:rPr>
        <w:t>More recent blogs here</w:t>
      </w:r>
      <w:r w:rsidRPr="08C8A241">
        <w:rPr>
          <w:rFonts w:eastAsia="Times New Roman"/>
        </w:rPr>
        <w:t xml:space="preserve">:  </w:t>
      </w:r>
      <w:hyperlink r:id="rId23">
        <w:r w:rsidRPr="08C8A241">
          <w:rPr>
            <w:rStyle w:val="Hyperlink"/>
            <w:rFonts w:eastAsia="Times New Roman"/>
          </w:rPr>
          <w:t>https://community.hitachivantara.com/blogs/jose-perez/2022/02/22/hitachi-storage-integration-for-kubernetes</w:t>
        </w:r>
      </w:hyperlink>
    </w:p>
    <w:p w14:paraId="25F58E0F" w14:textId="77777777" w:rsidR="00E426F2" w:rsidRDefault="00E426F2" w:rsidP="00E06095">
      <w:pPr>
        <w:spacing w:beforeAutospacing="1" w:afterAutospacing="1"/>
        <w:rPr>
          <w:rFonts w:eastAsia="Times New Roman"/>
          <w:color w:val="000000" w:themeColor="text1"/>
        </w:rPr>
      </w:pPr>
      <w:r>
        <w:rPr>
          <w:rFonts w:eastAsia="Times New Roman"/>
        </w:rPr>
        <w:t xml:space="preserve">Other storage options like </w:t>
      </w:r>
      <w:r w:rsidRPr="006072FF">
        <w:rPr>
          <w:rFonts w:eastAsia="Times New Roman"/>
          <w:color w:val="000000" w:themeColor="text1"/>
        </w:rPr>
        <w:t>HCP, HCSF, HNAS, VSSB</w:t>
      </w:r>
      <w:r>
        <w:rPr>
          <w:rFonts w:eastAsia="Times New Roman"/>
          <w:color w:val="000000" w:themeColor="text1"/>
        </w:rPr>
        <w:t xml:space="preserve"> </w:t>
      </w:r>
      <w:proofErr w:type="gramStart"/>
      <w:r>
        <w:rPr>
          <w:rFonts w:eastAsia="Times New Roman"/>
          <w:color w:val="000000" w:themeColor="text1"/>
        </w:rPr>
        <w:t>are listed</w:t>
      </w:r>
      <w:proofErr w:type="gramEnd"/>
      <w:r>
        <w:rPr>
          <w:rFonts w:eastAsia="Times New Roman"/>
          <w:color w:val="000000" w:themeColor="text1"/>
        </w:rPr>
        <w:t xml:space="preserve"> below and being further evaluated for tighter integrated and adding additional value.</w:t>
      </w:r>
    </w:p>
    <w:p w14:paraId="158BEAC0" w14:textId="415E9267" w:rsidR="00BB78F5" w:rsidRDefault="00BB78F5" w:rsidP="00E06095">
      <w:pPr>
        <w:spacing w:beforeAutospacing="1" w:afterAutospacing="1"/>
      </w:pPr>
      <w:r>
        <w:t xml:space="preserve">If customer undecided on their Kubernetes </w:t>
      </w:r>
      <w:proofErr w:type="gramStart"/>
      <w:r>
        <w:t>strategy</w:t>
      </w:r>
      <w:proofErr w:type="gramEnd"/>
      <w:r>
        <w:t xml:space="preserve"> We can quote/sell/provide VMware Tanzu and/or RedHat OpenShift licenses for their existing environments</w:t>
      </w:r>
      <w:r w:rsidR="004E5F4E">
        <w:t xml:space="preserve"> even if not investing in UCP platform</w:t>
      </w:r>
    </w:p>
    <w:p w14:paraId="751E4E13" w14:textId="01760DBE" w:rsidR="008B1013" w:rsidRDefault="008B1013" w:rsidP="00044466">
      <w:pPr>
        <w:pStyle w:val="ListParagraph"/>
        <w:ind w:left="0"/>
        <w:rPr>
          <w:b/>
          <w:bCs/>
          <w:color w:val="000000" w:themeColor="text1"/>
        </w:rPr>
      </w:pPr>
      <w:r>
        <w:rPr>
          <w:b/>
          <w:bCs/>
          <w:color w:val="000000" w:themeColor="text1"/>
        </w:rPr>
        <w:t>Q: What questions should I ask</w:t>
      </w:r>
    </w:p>
    <w:p w14:paraId="7D6F9AB1" w14:textId="1DDFBC8B" w:rsidR="00D05E8B" w:rsidRDefault="00D05E8B" w:rsidP="00044466">
      <w:pPr>
        <w:pStyle w:val="ListParagraph"/>
        <w:ind w:left="0"/>
        <w:rPr>
          <w:b/>
          <w:bCs/>
          <w:color w:val="000000" w:themeColor="text1"/>
        </w:rPr>
      </w:pPr>
      <w:r>
        <w:rPr>
          <w:b/>
          <w:bCs/>
          <w:color w:val="000000" w:themeColor="text1"/>
        </w:rPr>
        <w:t>A:</w:t>
      </w:r>
    </w:p>
    <w:p w14:paraId="462AFA3C" w14:textId="496DD015" w:rsidR="00C2399E" w:rsidRPr="00E23FA8" w:rsidRDefault="00C2399E" w:rsidP="00C2399E">
      <w:pPr>
        <w:pStyle w:val="ListParagraph"/>
        <w:numPr>
          <w:ilvl w:val="0"/>
          <w:numId w:val="16"/>
        </w:numPr>
        <w:rPr>
          <w:color w:val="000000" w:themeColor="text1"/>
        </w:rPr>
      </w:pPr>
      <w:r>
        <w:rPr>
          <w:color w:val="000000" w:themeColor="text1"/>
        </w:rPr>
        <w:t xml:space="preserve">How prevalent is </w:t>
      </w:r>
      <w:proofErr w:type="spellStart"/>
      <w:r>
        <w:rPr>
          <w:color w:val="000000" w:themeColor="text1"/>
        </w:rPr>
        <w:t>kubernetes</w:t>
      </w:r>
      <w:proofErr w:type="spellEnd"/>
      <w:r>
        <w:rPr>
          <w:color w:val="000000" w:themeColor="text1"/>
        </w:rPr>
        <w:t xml:space="preserve"> in their environment today. </w:t>
      </w:r>
      <w:proofErr w:type="gramStart"/>
      <w:r>
        <w:rPr>
          <w:color w:val="000000" w:themeColor="text1"/>
        </w:rPr>
        <w:t>On-premise</w:t>
      </w:r>
      <w:proofErr w:type="gramEnd"/>
      <w:r>
        <w:rPr>
          <w:color w:val="000000" w:themeColor="text1"/>
        </w:rPr>
        <w:t xml:space="preserve">, hybrid deployment with service provider, </w:t>
      </w:r>
      <w:proofErr w:type="spellStart"/>
      <w:r>
        <w:rPr>
          <w:color w:val="000000" w:themeColor="text1"/>
        </w:rPr>
        <w:t>hyperscaler</w:t>
      </w:r>
      <w:proofErr w:type="spellEnd"/>
      <w:r>
        <w:rPr>
          <w:color w:val="000000" w:themeColor="text1"/>
        </w:rPr>
        <w:t xml:space="preserve"> (Azure, AWS) or a mix of all</w:t>
      </w:r>
      <w:r w:rsidR="001414A6">
        <w:rPr>
          <w:color w:val="000000" w:themeColor="text1"/>
        </w:rPr>
        <w:t xml:space="preserve"> ?</w:t>
      </w:r>
    </w:p>
    <w:p w14:paraId="248CE29F" w14:textId="019FA4F3" w:rsidR="002166B4" w:rsidRDefault="002166B4" w:rsidP="002166B4">
      <w:pPr>
        <w:pStyle w:val="ListParagraph"/>
        <w:numPr>
          <w:ilvl w:val="0"/>
          <w:numId w:val="16"/>
        </w:numPr>
        <w:rPr>
          <w:color w:val="000000" w:themeColor="text1"/>
        </w:rPr>
      </w:pPr>
      <w:r>
        <w:t>Existing environment today, are they running OpenShift/Kubernetes on VMware hypervisor or running it on bare metal compute or both bare metal and VMware (common) ?</w:t>
      </w:r>
    </w:p>
    <w:p w14:paraId="4BDEA3DC" w14:textId="3AF5303B" w:rsidR="002166B4" w:rsidRDefault="002166B4" w:rsidP="002166B4">
      <w:pPr>
        <w:pStyle w:val="ListParagraph"/>
        <w:numPr>
          <w:ilvl w:val="0"/>
          <w:numId w:val="16"/>
        </w:numPr>
        <w:contextualSpacing w:val="0"/>
        <w:rPr>
          <w:rFonts w:ascii="Calibri" w:eastAsia="Times New Roman" w:hAnsi="Calibri" w:cs="Calibri"/>
          <w:sz w:val="22"/>
          <w:szCs w:val="22"/>
        </w:rPr>
      </w:pPr>
      <w:r>
        <w:rPr>
          <w:rFonts w:eastAsia="Times New Roman"/>
        </w:rPr>
        <w:t>Is the customer looking to do a tech refresh of infrastructure (</w:t>
      </w:r>
      <w:proofErr w:type="spellStart"/>
      <w:r>
        <w:rPr>
          <w:rFonts w:eastAsia="Times New Roman"/>
        </w:rPr>
        <w:t>compute+storage</w:t>
      </w:r>
      <w:proofErr w:type="spellEnd"/>
      <w:r>
        <w:rPr>
          <w:rFonts w:eastAsia="Times New Roman"/>
        </w:rPr>
        <w:t>/converged)  that is hosting their existing OpenShift/k8s environment or evaluating alternative Kubernetes stack + infrastructure solution</w:t>
      </w:r>
      <w:r w:rsidR="001414A6">
        <w:rPr>
          <w:rFonts w:eastAsia="Times New Roman"/>
        </w:rPr>
        <w:t xml:space="preserve"> ?</w:t>
      </w:r>
      <w:r>
        <w:rPr>
          <w:rFonts w:eastAsia="Times New Roman"/>
        </w:rPr>
        <w:t xml:space="preserve"> </w:t>
      </w:r>
    </w:p>
    <w:p w14:paraId="37410E4E" w14:textId="77777777" w:rsidR="002166B4" w:rsidRDefault="002166B4" w:rsidP="002166B4">
      <w:pPr>
        <w:pStyle w:val="ListParagraph"/>
        <w:numPr>
          <w:ilvl w:val="0"/>
          <w:numId w:val="16"/>
        </w:numPr>
        <w:contextualSpacing w:val="0"/>
        <w:rPr>
          <w:rFonts w:eastAsia="Times New Roman"/>
        </w:rPr>
      </w:pPr>
      <w:r>
        <w:rPr>
          <w:rFonts w:eastAsia="Times New Roman"/>
        </w:rPr>
        <w:t>What obstacles is customer experiencing or improvements they are seeking providing K8s environments for development teams as part of tech refresh</w:t>
      </w:r>
    </w:p>
    <w:p w14:paraId="55CEA8F1" w14:textId="0B918507" w:rsidR="002166B4" w:rsidRDefault="002166B4" w:rsidP="002166B4">
      <w:pPr>
        <w:pStyle w:val="ListParagraph"/>
        <w:numPr>
          <w:ilvl w:val="0"/>
          <w:numId w:val="16"/>
        </w:numPr>
        <w:contextualSpacing w:val="0"/>
        <w:rPr>
          <w:rFonts w:eastAsia="Times New Roman"/>
        </w:rPr>
      </w:pPr>
      <w:r>
        <w:rPr>
          <w:rFonts w:eastAsia="Times New Roman"/>
        </w:rPr>
        <w:t xml:space="preserve">Do they manage Kubernetes environments across on premise and service providers/public cloud </w:t>
      </w:r>
      <w:proofErr w:type="gramStart"/>
      <w:r>
        <w:rPr>
          <w:rFonts w:eastAsia="Times New Roman"/>
        </w:rPr>
        <w:t>today.</w:t>
      </w:r>
      <w:proofErr w:type="gramEnd"/>
      <w:r>
        <w:rPr>
          <w:rFonts w:eastAsia="Times New Roman"/>
        </w:rPr>
        <w:t xml:space="preserve"> How do </w:t>
      </w:r>
      <w:r w:rsidR="00C2399E">
        <w:rPr>
          <w:rFonts w:eastAsia="Times New Roman"/>
        </w:rPr>
        <w:t xml:space="preserve">they </w:t>
      </w:r>
      <w:r>
        <w:rPr>
          <w:rFonts w:eastAsia="Times New Roman"/>
        </w:rPr>
        <w:t>monitor your Kubernetes environments and manage security requirements and privileges across those environments today?</w:t>
      </w:r>
    </w:p>
    <w:p w14:paraId="743400E3" w14:textId="2A28B170" w:rsidR="002166B4" w:rsidRDefault="002166B4" w:rsidP="002166B4">
      <w:pPr>
        <w:pStyle w:val="ListParagraph"/>
        <w:numPr>
          <w:ilvl w:val="0"/>
          <w:numId w:val="16"/>
        </w:numPr>
        <w:contextualSpacing w:val="0"/>
        <w:rPr>
          <w:rFonts w:eastAsia="Times New Roman"/>
        </w:rPr>
      </w:pPr>
      <w:r>
        <w:rPr>
          <w:rFonts w:eastAsia="Times New Roman"/>
        </w:rPr>
        <w:t>Both OpenShift portfolio and VMware Tanzu portfolios that we can supply can meet the infra and/or app-dev requirements</w:t>
      </w:r>
      <w:r w:rsidR="00C2399E">
        <w:rPr>
          <w:rFonts w:eastAsia="Times New Roman"/>
        </w:rPr>
        <w:t xml:space="preserve">. </w:t>
      </w:r>
      <w:r>
        <w:rPr>
          <w:rFonts w:eastAsia="Times New Roman"/>
        </w:rPr>
        <w:t xml:space="preserve">Is the customer open to consider both proposals or </w:t>
      </w:r>
      <w:r>
        <w:rPr>
          <w:rFonts w:eastAsia="Times New Roman"/>
        </w:rPr>
        <w:lastRenderedPageBreak/>
        <w:t xml:space="preserve">combination (e.g. Tanzu portfolio handing their CI/CD requirement for an </w:t>
      </w:r>
      <w:proofErr w:type="spellStart"/>
      <w:r>
        <w:rPr>
          <w:rFonts w:eastAsia="Times New Roman"/>
        </w:rPr>
        <w:t>openshift</w:t>
      </w:r>
      <w:proofErr w:type="spellEnd"/>
      <w:r>
        <w:rPr>
          <w:rFonts w:eastAsia="Times New Roman"/>
        </w:rPr>
        <w:t xml:space="preserve"> k8s clusters) or has certain </w:t>
      </w:r>
      <w:proofErr w:type="gramStart"/>
      <w:r>
        <w:rPr>
          <w:rFonts w:eastAsia="Times New Roman"/>
        </w:rPr>
        <w:t>preference.</w:t>
      </w:r>
      <w:proofErr w:type="gramEnd"/>
    </w:p>
    <w:p w14:paraId="0A12EE6B" w14:textId="77777777" w:rsidR="002166B4" w:rsidRDefault="002166B4" w:rsidP="002166B4">
      <w:pPr>
        <w:pStyle w:val="ListParagraph"/>
        <w:numPr>
          <w:ilvl w:val="0"/>
          <w:numId w:val="16"/>
        </w:numPr>
        <w:contextualSpacing w:val="0"/>
        <w:rPr>
          <w:rFonts w:eastAsia="Times New Roman"/>
        </w:rPr>
      </w:pPr>
      <w:r>
        <w:t xml:space="preserve">Data services: Is there a requirement from the team managing their k8s/OCP environment to provide data services (e.g. Container persistent storage with Hitachi </w:t>
      </w:r>
      <w:proofErr w:type="spellStart"/>
      <w:r>
        <w:t>VSP+automation</w:t>
      </w:r>
      <w:proofErr w:type="spellEnd"/>
      <w:r>
        <w:t xml:space="preserve"> software and/or primary and backup s3 based storage with HCP) to their developers/apps </w:t>
      </w:r>
      <w:proofErr w:type="gramStart"/>
      <w:r>
        <w:t>teams?.</w:t>
      </w:r>
      <w:proofErr w:type="gramEnd"/>
      <w:r>
        <w:t xml:space="preserve"> It is quite typical for those teams to want access to enterprise quality storage as part of their SLAs as they move those containerized workloads to production and to provide a robust backup solution for those apps using persistent storage. We have good automation story to make that easy for app </w:t>
      </w:r>
      <w:proofErr w:type="spellStart"/>
      <w:r>
        <w:t>devs</w:t>
      </w:r>
      <w:proofErr w:type="spellEnd"/>
      <w:r>
        <w:t>/Kubernetes admins to consume that storage (our HSPC CSI, HRPC and VASA integrations)</w:t>
      </w:r>
    </w:p>
    <w:p w14:paraId="13512C5B" w14:textId="77777777" w:rsidR="002166B4" w:rsidRDefault="002166B4" w:rsidP="002166B4">
      <w:pPr>
        <w:pStyle w:val="ListParagraph"/>
        <w:numPr>
          <w:ilvl w:val="0"/>
          <w:numId w:val="16"/>
        </w:numPr>
        <w:contextualSpacing w:val="0"/>
        <w:rPr>
          <w:rFonts w:eastAsia="Times New Roman"/>
        </w:rPr>
      </w:pPr>
      <w:r>
        <w:rPr>
          <w:rFonts w:eastAsia="Times New Roman"/>
        </w:rPr>
        <w:t>Backup services for these container services including the persistent storage. Have they an existing solution or looking to incorporate a solution as they add enterprise storage</w:t>
      </w:r>
    </w:p>
    <w:p w14:paraId="3FD1A22F" w14:textId="0E0B6EFB" w:rsidR="00F3561E" w:rsidRPr="00D05E8B" w:rsidRDefault="006E4908" w:rsidP="00C418FE">
      <w:pPr>
        <w:pStyle w:val="ListParagraph"/>
        <w:numPr>
          <w:ilvl w:val="0"/>
          <w:numId w:val="16"/>
        </w:numPr>
        <w:rPr>
          <w:color w:val="000000" w:themeColor="text1"/>
        </w:rPr>
      </w:pPr>
      <w:r>
        <w:rPr>
          <w:rFonts w:eastAsia="Times New Roman"/>
        </w:rPr>
        <w:t xml:space="preserve">Is </w:t>
      </w:r>
      <w:r w:rsidR="00930908">
        <w:rPr>
          <w:rFonts w:eastAsia="Times New Roman"/>
        </w:rPr>
        <w:t>there</w:t>
      </w:r>
      <w:r>
        <w:rPr>
          <w:rFonts w:eastAsia="Times New Roman"/>
        </w:rPr>
        <w:t xml:space="preserve"> a set of requirements </w:t>
      </w:r>
      <w:r w:rsidR="00F0567D">
        <w:rPr>
          <w:rFonts w:eastAsia="Times New Roman"/>
        </w:rPr>
        <w:t>that dev apps/k8s administrators are requiring</w:t>
      </w:r>
      <w:r w:rsidR="00F0567D">
        <w:rPr>
          <w:rFonts w:eastAsia="Times New Roman"/>
        </w:rPr>
        <w:t xml:space="preserve"> (</w:t>
      </w:r>
      <w:r>
        <w:rPr>
          <w:rFonts w:eastAsia="Times New Roman"/>
        </w:rPr>
        <w:t>beyond infrastructure</w:t>
      </w:r>
      <w:r w:rsidR="00F0567D">
        <w:rPr>
          <w:rFonts w:eastAsia="Times New Roman"/>
        </w:rPr>
        <w:t>)</w:t>
      </w:r>
      <w:r>
        <w:rPr>
          <w:rFonts w:eastAsia="Times New Roman"/>
        </w:rPr>
        <w:t xml:space="preserve"> that are necessary for complete </w:t>
      </w:r>
      <w:proofErr w:type="gramStart"/>
      <w:r>
        <w:rPr>
          <w:rFonts w:eastAsia="Times New Roman"/>
        </w:rPr>
        <w:t>solution</w:t>
      </w:r>
      <w:r w:rsidR="00D356A2">
        <w:rPr>
          <w:rFonts w:eastAsia="Times New Roman"/>
        </w:rPr>
        <w:t>.</w:t>
      </w:r>
      <w:proofErr w:type="gramEnd"/>
      <w:r w:rsidR="002B7002">
        <w:rPr>
          <w:rFonts w:eastAsia="Times New Roman"/>
        </w:rPr>
        <w:t xml:space="preserve"> </w:t>
      </w:r>
      <w:proofErr w:type="spellStart"/>
      <w:r w:rsidR="002B7002">
        <w:rPr>
          <w:rFonts w:eastAsia="Times New Roman"/>
        </w:rPr>
        <w:t>E.g</w:t>
      </w:r>
      <w:proofErr w:type="spellEnd"/>
      <w:r w:rsidR="002B7002">
        <w:rPr>
          <w:rFonts w:eastAsia="Times New Roman"/>
        </w:rPr>
        <w:t xml:space="preserve"> application integration</w:t>
      </w:r>
      <w:r w:rsidR="007639B2">
        <w:rPr>
          <w:rFonts w:eastAsia="Times New Roman"/>
        </w:rPr>
        <w:t xml:space="preserve">, </w:t>
      </w:r>
      <w:proofErr w:type="gramStart"/>
      <w:r w:rsidR="007639B2">
        <w:rPr>
          <w:rFonts w:eastAsia="Times New Roman"/>
        </w:rPr>
        <w:t>policy based</w:t>
      </w:r>
      <w:proofErr w:type="gramEnd"/>
      <w:r w:rsidR="007639B2">
        <w:rPr>
          <w:rFonts w:eastAsia="Times New Roman"/>
        </w:rPr>
        <w:t xml:space="preserve"> management</w:t>
      </w:r>
      <w:r w:rsidR="00E23FA8">
        <w:rPr>
          <w:rFonts w:eastAsia="Times New Roman"/>
        </w:rPr>
        <w:t xml:space="preserve"> including security </w:t>
      </w:r>
      <w:r w:rsidR="007639B2">
        <w:rPr>
          <w:rFonts w:eastAsia="Times New Roman"/>
        </w:rPr>
        <w:t>across multiple Kubernetes clusters</w:t>
      </w:r>
      <w:r w:rsidR="00E23FA8">
        <w:rPr>
          <w:rFonts w:eastAsia="Times New Roman"/>
        </w:rPr>
        <w:t xml:space="preserve"> (</w:t>
      </w:r>
      <w:proofErr w:type="spellStart"/>
      <w:r w:rsidR="00930908">
        <w:rPr>
          <w:rFonts w:eastAsia="Times New Roman"/>
        </w:rPr>
        <w:t>i.e.</w:t>
      </w:r>
      <w:r w:rsidR="00E23FA8">
        <w:rPr>
          <w:rFonts w:eastAsia="Times New Roman"/>
        </w:rPr>
        <w:t>on</w:t>
      </w:r>
      <w:proofErr w:type="spellEnd"/>
      <w:r w:rsidR="00E23FA8">
        <w:rPr>
          <w:rFonts w:eastAsia="Times New Roman"/>
        </w:rPr>
        <w:t>-premise and hybrid)</w:t>
      </w:r>
    </w:p>
    <w:p w14:paraId="5978CB41" w14:textId="77777777" w:rsidR="00D05E8B" w:rsidRDefault="00D05E8B" w:rsidP="00D05E8B">
      <w:pPr>
        <w:rPr>
          <w:color w:val="000000" w:themeColor="text1"/>
        </w:rPr>
      </w:pPr>
    </w:p>
    <w:p w14:paraId="2554334F" w14:textId="77777777" w:rsidR="008B1013" w:rsidRDefault="008B1013" w:rsidP="00044466">
      <w:pPr>
        <w:pStyle w:val="ListParagraph"/>
        <w:ind w:left="0"/>
        <w:rPr>
          <w:b/>
          <w:bCs/>
          <w:color w:val="000000" w:themeColor="text1"/>
        </w:rPr>
      </w:pPr>
    </w:p>
    <w:p w14:paraId="5058B1E1" w14:textId="2DE2E956" w:rsidR="00044466" w:rsidRPr="006072FF" w:rsidRDefault="00044466" w:rsidP="00044466">
      <w:pPr>
        <w:pStyle w:val="ListParagraph"/>
        <w:ind w:left="0"/>
        <w:rPr>
          <w:b/>
          <w:bCs/>
          <w:color w:val="000000" w:themeColor="text1"/>
        </w:rPr>
      </w:pPr>
      <w:r w:rsidRPr="006072FF">
        <w:rPr>
          <w:b/>
          <w:bCs/>
          <w:color w:val="000000" w:themeColor="text1"/>
        </w:rPr>
        <w:t>Q: Why should customer purchase VMware Tanzu from Hitachi Vantara ?</w:t>
      </w:r>
    </w:p>
    <w:p w14:paraId="75ACD5BC" w14:textId="0BAF832C" w:rsidR="00044466" w:rsidRDefault="00044466" w:rsidP="00044466">
      <w:pPr>
        <w:pStyle w:val="ListParagraph"/>
        <w:ind w:left="0"/>
        <w:rPr>
          <w:color w:val="000000" w:themeColor="text1"/>
        </w:rPr>
      </w:pPr>
      <w:r w:rsidRPr="006072FF">
        <w:rPr>
          <w:color w:val="000000" w:themeColor="text1"/>
        </w:rPr>
        <w:t xml:space="preserve">A:  Hitachi provides a one-stop shop for </w:t>
      </w:r>
      <w:r w:rsidR="004E7A45">
        <w:rPr>
          <w:color w:val="000000" w:themeColor="text1"/>
        </w:rPr>
        <w:t xml:space="preserve">VMware </w:t>
      </w:r>
      <w:r w:rsidRPr="006072FF">
        <w:rPr>
          <w:color w:val="000000" w:themeColor="text1"/>
        </w:rPr>
        <w:t>Tanzu solution with our UCP converged offerings</w:t>
      </w:r>
      <w:r>
        <w:rPr>
          <w:color w:val="000000" w:themeColor="text1"/>
        </w:rPr>
        <w:t xml:space="preserve"> plus we provide a rich set of </w:t>
      </w:r>
      <w:r w:rsidR="00063EF0">
        <w:rPr>
          <w:color w:val="000000" w:themeColor="text1"/>
        </w:rPr>
        <w:t xml:space="preserve">infrastructure automaton and </w:t>
      </w:r>
      <w:r>
        <w:rPr>
          <w:color w:val="000000" w:themeColor="text1"/>
        </w:rPr>
        <w:t>data services offerings</w:t>
      </w:r>
      <w:r w:rsidR="009C5BBD">
        <w:rPr>
          <w:color w:val="000000" w:themeColor="text1"/>
        </w:rPr>
        <w:t xml:space="preserve"> that </w:t>
      </w:r>
      <w:r w:rsidR="004E7A45">
        <w:rPr>
          <w:color w:val="000000" w:themeColor="text1"/>
        </w:rPr>
        <w:t xml:space="preserve">k8s admins and </w:t>
      </w:r>
      <w:r w:rsidR="009C5BBD">
        <w:rPr>
          <w:color w:val="000000" w:themeColor="text1"/>
        </w:rPr>
        <w:t>app developers will</w:t>
      </w:r>
      <w:r w:rsidR="00063EF0">
        <w:rPr>
          <w:color w:val="000000" w:themeColor="text1"/>
        </w:rPr>
        <w:t xml:space="preserve"> need to meet various </w:t>
      </w:r>
      <w:r w:rsidR="009B78E1">
        <w:rPr>
          <w:color w:val="000000" w:themeColor="text1"/>
        </w:rPr>
        <w:t xml:space="preserve">app data storage requirements. Tanzu enables a customer to move quickly to provide </w:t>
      </w:r>
      <w:proofErr w:type="spellStart"/>
      <w:r w:rsidR="009B78E1">
        <w:rPr>
          <w:color w:val="000000" w:themeColor="text1"/>
        </w:rPr>
        <w:t>kubernetes</w:t>
      </w:r>
      <w:proofErr w:type="spellEnd"/>
      <w:r w:rsidR="009B78E1">
        <w:rPr>
          <w:color w:val="000000" w:themeColor="text1"/>
        </w:rPr>
        <w:t xml:space="preserve"> services to </w:t>
      </w:r>
      <w:r w:rsidR="00310CF5">
        <w:rPr>
          <w:color w:val="000000" w:themeColor="text1"/>
        </w:rPr>
        <w:t xml:space="preserve">developers and UCP provides reliable automated converged infrastructure that provides the solid foundation under VMware Tanzu. </w:t>
      </w:r>
      <w:r w:rsidRPr="006072FF">
        <w:rPr>
          <w:color w:val="000000" w:themeColor="text1"/>
        </w:rPr>
        <w:t xml:space="preserve">We have various </w:t>
      </w:r>
      <w:r w:rsidR="009B78E1">
        <w:rPr>
          <w:color w:val="000000" w:themeColor="text1"/>
        </w:rPr>
        <w:t xml:space="preserve">converged </w:t>
      </w:r>
      <w:r w:rsidRPr="006072FF">
        <w:rPr>
          <w:color w:val="000000" w:themeColor="text1"/>
        </w:rPr>
        <w:t xml:space="preserve">options, general workhorse converged infrastructure with UCP CI, hyperconverged infrastructure with UCP HC, and hybrid cloud </w:t>
      </w:r>
      <w:r>
        <w:rPr>
          <w:color w:val="000000" w:themeColor="text1"/>
        </w:rPr>
        <w:t xml:space="preserve">platform </w:t>
      </w:r>
      <w:r w:rsidRPr="006072FF">
        <w:rPr>
          <w:color w:val="000000" w:themeColor="text1"/>
        </w:rPr>
        <w:t>enabled with UCP RS using V</w:t>
      </w:r>
      <w:r>
        <w:rPr>
          <w:color w:val="000000" w:themeColor="text1"/>
        </w:rPr>
        <w:t>Mware Cloud Foundation</w:t>
      </w:r>
      <w:proofErr w:type="gramStart"/>
      <w:r w:rsidRPr="006072FF">
        <w:rPr>
          <w:color w:val="000000" w:themeColor="text1"/>
        </w:rPr>
        <w:t xml:space="preserve">.  </w:t>
      </w:r>
      <w:proofErr w:type="gramEnd"/>
      <w:r w:rsidRPr="006072FF">
        <w:rPr>
          <w:color w:val="000000" w:themeColor="text1"/>
        </w:rPr>
        <w:t xml:space="preserve">We also offering Tanzu </w:t>
      </w:r>
      <w:r>
        <w:rPr>
          <w:color w:val="000000" w:themeColor="text1"/>
        </w:rPr>
        <w:t>licenses for existing</w:t>
      </w:r>
      <w:r w:rsidRPr="006072FF">
        <w:rPr>
          <w:color w:val="000000" w:themeColor="text1"/>
        </w:rPr>
        <w:t xml:space="preserve"> vSphere </w:t>
      </w:r>
      <w:r>
        <w:rPr>
          <w:color w:val="000000" w:themeColor="text1"/>
        </w:rPr>
        <w:t>deployments</w:t>
      </w:r>
      <w:r w:rsidR="00310CF5">
        <w:rPr>
          <w:color w:val="000000" w:themeColor="text1"/>
        </w:rPr>
        <w:t xml:space="preserve"> on non-UCP compute</w:t>
      </w:r>
      <w:r w:rsidRPr="006072FF">
        <w:rPr>
          <w:color w:val="000000" w:themeColor="text1"/>
        </w:rPr>
        <w:t xml:space="preserve"> with VSP storage solutions.</w:t>
      </w:r>
    </w:p>
    <w:p w14:paraId="5257E630" w14:textId="77777777" w:rsidR="00D8220A" w:rsidRDefault="00D8220A" w:rsidP="00044466">
      <w:pPr>
        <w:pStyle w:val="ListParagraph"/>
        <w:ind w:left="0"/>
        <w:rPr>
          <w:color w:val="000000" w:themeColor="text1"/>
        </w:rPr>
      </w:pPr>
    </w:p>
    <w:p w14:paraId="119C4F0D" w14:textId="31DFD7EE" w:rsidR="00D8220A" w:rsidRDefault="00D8220A" w:rsidP="00044466">
      <w:pPr>
        <w:pStyle w:val="ListParagraph"/>
        <w:ind w:left="0"/>
        <w:rPr>
          <w:color w:val="000000" w:themeColor="text1"/>
        </w:rPr>
      </w:pPr>
      <w:r>
        <w:rPr>
          <w:noProof/>
        </w:rPr>
        <w:lastRenderedPageBreak/>
        <w:drawing>
          <wp:inline distT="0" distB="0" distL="0" distR="0" wp14:anchorId="736B9CD3" wp14:editId="03F41548">
            <wp:extent cx="5943600" cy="338010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5943600" cy="3380105"/>
                    </a:xfrm>
                    <a:prstGeom prst="rect">
                      <a:avLst/>
                    </a:prstGeom>
                  </pic:spPr>
                </pic:pic>
              </a:graphicData>
            </a:graphic>
          </wp:inline>
        </w:drawing>
      </w:r>
    </w:p>
    <w:p w14:paraId="71018A00" w14:textId="77777777" w:rsidR="001A01EA" w:rsidRDefault="001A01EA" w:rsidP="00044466">
      <w:pPr>
        <w:pStyle w:val="ListParagraph"/>
        <w:ind w:left="0"/>
        <w:rPr>
          <w:color w:val="000000" w:themeColor="text1"/>
        </w:rPr>
      </w:pPr>
    </w:p>
    <w:p w14:paraId="64C0DC85" w14:textId="77777777" w:rsidR="00F0486C" w:rsidRDefault="00F0486C" w:rsidP="00044466">
      <w:pPr>
        <w:pStyle w:val="ListParagraph"/>
        <w:ind w:left="0"/>
        <w:rPr>
          <w:color w:val="000000" w:themeColor="text1"/>
        </w:rPr>
      </w:pPr>
    </w:p>
    <w:p w14:paraId="2EAC0B14" w14:textId="7567C1AD" w:rsidR="007C5124" w:rsidRPr="007C5124" w:rsidRDefault="007C5124" w:rsidP="00044466">
      <w:pPr>
        <w:pStyle w:val="ListParagraph"/>
        <w:ind w:left="0"/>
        <w:rPr>
          <w:b/>
          <w:bCs/>
          <w:color w:val="000000" w:themeColor="text1"/>
        </w:rPr>
      </w:pPr>
      <w:r w:rsidRPr="007C5124">
        <w:rPr>
          <w:b/>
          <w:bCs/>
          <w:color w:val="000000" w:themeColor="text1"/>
        </w:rPr>
        <w:t>Q: How to approach opportunity for Tanzu</w:t>
      </w:r>
    </w:p>
    <w:p w14:paraId="75D79073" w14:textId="0711F373" w:rsidR="00F0486C" w:rsidRDefault="007C5124" w:rsidP="00044466">
      <w:pPr>
        <w:pStyle w:val="ListParagraph"/>
        <w:ind w:left="0"/>
        <w:rPr>
          <w:color w:val="000000" w:themeColor="text1"/>
        </w:rPr>
      </w:pPr>
      <w:r>
        <w:rPr>
          <w:color w:val="000000" w:themeColor="text1"/>
        </w:rPr>
        <w:t xml:space="preserve">A: </w:t>
      </w:r>
      <w:r w:rsidR="00F0486C">
        <w:rPr>
          <w:color w:val="000000" w:themeColor="text1"/>
        </w:rPr>
        <w:t>The ideal sales play is to introduce customer</w:t>
      </w:r>
      <w:r w:rsidR="002C5084">
        <w:rPr>
          <w:color w:val="000000" w:themeColor="text1"/>
        </w:rPr>
        <w:t>/prospect</w:t>
      </w:r>
      <w:r w:rsidR="00F0486C">
        <w:rPr>
          <w:color w:val="000000" w:themeColor="text1"/>
        </w:rPr>
        <w:t xml:space="preserve"> to </w:t>
      </w:r>
      <w:r>
        <w:rPr>
          <w:color w:val="000000" w:themeColor="text1"/>
        </w:rPr>
        <w:t xml:space="preserve">Kubernetes </w:t>
      </w:r>
      <w:r w:rsidR="002C5084">
        <w:rPr>
          <w:color w:val="000000" w:themeColor="text1"/>
        </w:rPr>
        <w:t>platform</w:t>
      </w:r>
      <w:r w:rsidR="0024696A">
        <w:rPr>
          <w:color w:val="000000" w:themeColor="text1"/>
        </w:rPr>
        <w:t xml:space="preserve"> solution</w:t>
      </w:r>
      <w:r w:rsidR="002C5084">
        <w:rPr>
          <w:color w:val="000000" w:themeColor="text1"/>
        </w:rPr>
        <w:t xml:space="preserve"> </w:t>
      </w:r>
      <w:r w:rsidR="00F0486C">
        <w:rPr>
          <w:color w:val="000000" w:themeColor="text1"/>
        </w:rPr>
        <w:t xml:space="preserve">via </w:t>
      </w:r>
      <w:r w:rsidR="0024696A">
        <w:rPr>
          <w:color w:val="000000" w:themeColor="text1"/>
        </w:rPr>
        <w:t xml:space="preserve">vSphere with </w:t>
      </w:r>
      <w:r w:rsidR="00F0486C">
        <w:rPr>
          <w:color w:val="000000" w:themeColor="text1"/>
        </w:rPr>
        <w:t>Tanzu Basic</w:t>
      </w:r>
      <w:r w:rsidR="001C1D7A">
        <w:rPr>
          <w:color w:val="000000" w:themeColor="text1"/>
        </w:rPr>
        <w:t xml:space="preserve"> </w:t>
      </w:r>
      <w:r w:rsidR="002C5084">
        <w:rPr>
          <w:color w:val="000000" w:themeColor="text1"/>
        </w:rPr>
        <w:t xml:space="preserve">capabilities </w:t>
      </w:r>
      <w:r w:rsidR="001C1D7A">
        <w:rPr>
          <w:color w:val="000000" w:themeColor="text1"/>
        </w:rPr>
        <w:t xml:space="preserve">but </w:t>
      </w:r>
      <w:r w:rsidR="0024696A">
        <w:rPr>
          <w:color w:val="000000" w:themeColor="text1"/>
        </w:rPr>
        <w:t>educate/</w:t>
      </w:r>
      <w:r w:rsidR="001C1D7A">
        <w:rPr>
          <w:color w:val="000000" w:themeColor="text1"/>
        </w:rPr>
        <w:t>move them into a VMware Tanzu edition such as Tanzu Standard which provides value add capabilities such as multi-cloud</w:t>
      </w:r>
      <w:r w:rsidR="0024696A">
        <w:rPr>
          <w:color w:val="000000" w:themeColor="text1"/>
        </w:rPr>
        <w:t xml:space="preserve"> which is what they will eventually need.</w:t>
      </w:r>
      <w:r w:rsidR="007B441A">
        <w:rPr>
          <w:color w:val="000000" w:themeColor="text1"/>
        </w:rPr>
        <w:t xml:space="preserve"> </w:t>
      </w:r>
      <w:r w:rsidR="001C1D7A">
        <w:rPr>
          <w:color w:val="000000" w:themeColor="text1"/>
        </w:rPr>
        <w:t xml:space="preserve">Ideally, </w:t>
      </w:r>
      <w:r w:rsidR="003F3362">
        <w:rPr>
          <w:color w:val="000000" w:themeColor="text1"/>
        </w:rPr>
        <w:t>if</w:t>
      </w:r>
      <w:r w:rsidR="001C1D7A">
        <w:rPr>
          <w:color w:val="000000" w:themeColor="text1"/>
        </w:rPr>
        <w:t xml:space="preserve"> </w:t>
      </w:r>
      <w:r w:rsidR="0024696A">
        <w:rPr>
          <w:color w:val="000000" w:themeColor="text1"/>
        </w:rPr>
        <w:t>prospect is</w:t>
      </w:r>
      <w:r w:rsidR="001C1D7A">
        <w:rPr>
          <w:color w:val="000000" w:themeColor="text1"/>
        </w:rPr>
        <w:t xml:space="preserve"> looking to rehost</w:t>
      </w:r>
      <w:r w:rsidR="0024696A">
        <w:rPr>
          <w:color w:val="000000" w:themeColor="text1"/>
        </w:rPr>
        <w:t xml:space="preserve"> compute</w:t>
      </w:r>
      <w:r w:rsidR="001C1D7A">
        <w:rPr>
          <w:color w:val="000000" w:themeColor="text1"/>
        </w:rPr>
        <w:t xml:space="preserve"> infrastructure</w:t>
      </w:r>
      <w:r w:rsidR="00EC39EA">
        <w:rPr>
          <w:color w:val="000000" w:themeColor="text1"/>
        </w:rPr>
        <w:t xml:space="preserve">, quote them a UCP RS with VMware Cloud Foundation with the inclusion of </w:t>
      </w:r>
      <w:r w:rsidR="007A5176">
        <w:rPr>
          <w:color w:val="000000" w:themeColor="text1"/>
        </w:rPr>
        <w:t xml:space="preserve">Tanzu Basic OEM </w:t>
      </w:r>
      <w:proofErr w:type="spellStart"/>
      <w:r w:rsidR="007A5176">
        <w:rPr>
          <w:color w:val="000000" w:themeColor="text1"/>
        </w:rPr>
        <w:t>skus</w:t>
      </w:r>
      <w:proofErr w:type="spellEnd"/>
      <w:r w:rsidR="007A5176">
        <w:rPr>
          <w:color w:val="000000" w:themeColor="text1"/>
        </w:rPr>
        <w:t xml:space="preserve"> or </w:t>
      </w:r>
      <w:r w:rsidR="00EC39EA">
        <w:rPr>
          <w:color w:val="000000" w:themeColor="text1"/>
        </w:rPr>
        <w:t xml:space="preserve">VMware Tanzu Standard or Tanzu </w:t>
      </w:r>
      <w:r w:rsidR="009E57C4">
        <w:rPr>
          <w:color w:val="000000" w:themeColor="text1"/>
        </w:rPr>
        <w:t>for Kubernetes Operations (TKO)</w:t>
      </w:r>
      <w:r w:rsidR="007A5176">
        <w:rPr>
          <w:color w:val="000000" w:themeColor="text1"/>
        </w:rPr>
        <w:t xml:space="preserve"> via ELA</w:t>
      </w:r>
      <w:r w:rsidR="00197FA5">
        <w:rPr>
          <w:color w:val="000000" w:themeColor="text1"/>
        </w:rPr>
        <w:t xml:space="preserve">. </w:t>
      </w:r>
      <w:proofErr w:type="gramStart"/>
      <w:r w:rsidR="00197FA5">
        <w:rPr>
          <w:color w:val="000000" w:themeColor="text1"/>
        </w:rPr>
        <w:t>Don’t</w:t>
      </w:r>
      <w:proofErr w:type="gramEnd"/>
      <w:r w:rsidR="00197FA5">
        <w:rPr>
          <w:color w:val="000000" w:themeColor="text1"/>
        </w:rPr>
        <w:t xml:space="preserve"> forget to register the deal with VMware to protect account from other partners coming in with different discount</w:t>
      </w:r>
      <w:r w:rsidR="00375BC8">
        <w:rPr>
          <w:color w:val="000000" w:themeColor="text1"/>
        </w:rPr>
        <w:t xml:space="preserve"> structure. </w:t>
      </w:r>
      <w:r w:rsidR="00D767BE">
        <w:rPr>
          <w:color w:val="000000" w:themeColor="text1"/>
        </w:rPr>
        <w:t xml:space="preserve">Here are a set of outcome/questions to consider. </w:t>
      </w:r>
      <w:r w:rsidR="00375BC8">
        <w:rPr>
          <w:color w:val="000000" w:themeColor="text1"/>
        </w:rPr>
        <w:t>More below on registering deals</w:t>
      </w:r>
    </w:p>
    <w:p w14:paraId="7E8808F5" w14:textId="77777777" w:rsidR="00D767BE" w:rsidRDefault="00D767BE" w:rsidP="00044466">
      <w:pPr>
        <w:pStyle w:val="ListParagraph"/>
        <w:ind w:left="0"/>
        <w:rPr>
          <w:color w:val="000000" w:themeColor="text1"/>
        </w:rPr>
      </w:pPr>
    </w:p>
    <w:p w14:paraId="1BE2078E" w14:textId="3CDA8014" w:rsidR="00D767BE" w:rsidRDefault="00D767BE" w:rsidP="00044466">
      <w:pPr>
        <w:pStyle w:val="ListParagraph"/>
        <w:ind w:left="0"/>
        <w:rPr>
          <w:color w:val="000000" w:themeColor="text1"/>
        </w:rPr>
      </w:pPr>
      <w:r>
        <w:rPr>
          <w:noProof/>
        </w:rPr>
        <w:drawing>
          <wp:inline distT="0" distB="0" distL="0" distR="0" wp14:anchorId="25706578" wp14:editId="6A2E55E5">
            <wp:extent cx="6865209" cy="2232660"/>
            <wp:effectExtent l="0" t="0" r="0" b="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25"/>
                    <a:stretch>
                      <a:fillRect/>
                    </a:stretch>
                  </pic:blipFill>
                  <pic:spPr>
                    <a:xfrm>
                      <a:off x="0" y="0"/>
                      <a:ext cx="6869117" cy="2233931"/>
                    </a:xfrm>
                    <a:prstGeom prst="rect">
                      <a:avLst/>
                    </a:prstGeom>
                  </pic:spPr>
                </pic:pic>
              </a:graphicData>
            </a:graphic>
          </wp:inline>
        </w:drawing>
      </w:r>
    </w:p>
    <w:p w14:paraId="59DDBDC8" w14:textId="77777777" w:rsidR="00895724" w:rsidRDefault="00895724" w:rsidP="00044466">
      <w:pPr>
        <w:pStyle w:val="ListParagraph"/>
        <w:ind w:left="0"/>
        <w:rPr>
          <w:color w:val="000000" w:themeColor="text1"/>
        </w:rPr>
      </w:pPr>
    </w:p>
    <w:p w14:paraId="0AE87841" w14:textId="77777777" w:rsidR="00895724" w:rsidRDefault="00895724" w:rsidP="00895724">
      <w:pPr>
        <w:pStyle w:val="ListParagraph"/>
        <w:ind w:left="0"/>
        <w:rPr>
          <w:b/>
          <w:bCs/>
          <w:color w:val="000000" w:themeColor="text1"/>
        </w:rPr>
      </w:pPr>
      <w:r>
        <w:rPr>
          <w:b/>
          <w:bCs/>
          <w:color w:val="000000" w:themeColor="text1"/>
        </w:rPr>
        <w:lastRenderedPageBreak/>
        <w:t>Q: How is VMware Tanzu Basic licensed</w:t>
      </w:r>
    </w:p>
    <w:p w14:paraId="135A112F" w14:textId="77777777" w:rsidR="00895724" w:rsidRPr="00E324BA" w:rsidRDefault="00895724" w:rsidP="00895724">
      <w:pPr>
        <w:pStyle w:val="ListParagraph"/>
        <w:ind w:left="0"/>
        <w:rPr>
          <w:color w:val="000000" w:themeColor="text1"/>
        </w:rPr>
      </w:pPr>
      <w:r w:rsidRPr="00E324BA">
        <w:rPr>
          <w:color w:val="000000" w:themeColor="text1"/>
        </w:rPr>
        <w:t xml:space="preserve">A: </w:t>
      </w:r>
      <w:proofErr w:type="gramStart"/>
      <w:r>
        <w:rPr>
          <w:color w:val="000000" w:themeColor="text1"/>
        </w:rPr>
        <w:t>It’s</w:t>
      </w:r>
      <w:proofErr w:type="gramEnd"/>
      <w:r>
        <w:rPr>
          <w:color w:val="000000" w:themeColor="text1"/>
        </w:rPr>
        <w:t xml:space="preserve"> licensed the same way as vSphere. Per CPU licensing model</w:t>
      </w:r>
    </w:p>
    <w:p w14:paraId="0151FB10" w14:textId="77777777" w:rsidR="00895724" w:rsidRDefault="00895724" w:rsidP="00895724">
      <w:pPr>
        <w:pStyle w:val="ListParagraph"/>
        <w:ind w:left="0"/>
        <w:rPr>
          <w:b/>
          <w:bCs/>
          <w:color w:val="ED7D31" w:themeColor="accent2"/>
        </w:rPr>
      </w:pPr>
    </w:p>
    <w:p w14:paraId="41195720" w14:textId="77777777" w:rsidR="00895724" w:rsidRPr="00895724" w:rsidRDefault="00895724" w:rsidP="00895724">
      <w:pPr>
        <w:pStyle w:val="ListParagraph"/>
        <w:ind w:left="0"/>
        <w:rPr>
          <w:b/>
          <w:bCs/>
          <w:color w:val="000000" w:themeColor="text1"/>
        </w:rPr>
      </w:pPr>
      <w:r w:rsidRPr="00895724">
        <w:rPr>
          <w:b/>
          <w:bCs/>
          <w:color w:val="000000" w:themeColor="text1"/>
        </w:rPr>
        <w:t>Q: What is Tanzu Basic and what are the different versions of Tanzu</w:t>
      </w:r>
    </w:p>
    <w:p w14:paraId="043036F4" w14:textId="77777777" w:rsidR="00895724" w:rsidRDefault="00895724" w:rsidP="00895724">
      <w:pPr>
        <w:pStyle w:val="ListParagraph"/>
        <w:ind w:left="0"/>
        <w:rPr>
          <w:color w:val="000000" w:themeColor="text1"/>
        </w:rPr>
      </w:pPr>
      <w:r w:rsidRPr="00E324BA">
        <w:rPr>
          <w:color w:val="000000" w:themeColor="text1"/>
        </w:rPr>
        <w:t xml:space="preserve">A:  </w:t>
      </w:r>
      <w:r>
        <w:rPr>
          <w:color w:val="000000" w:themeColor="text1"/>
        </w:rPr>
        <w:t xml:space="preserve">VMware </w:t>
      </w:r>
      <w:r w:rsidRPr="00E324BA">
        <w:rPr>
          <w:color w:val="000000" w:themeColor="text1"/>
        </w:rPr>
        <w:t xml:space="preserve">Tanzu is available in different packaging and editions. </w:t>
      </w:r>
      <w:r w:rsidRPr="006072FF">
        <w:rPr>
          <w:color w:val="000000" w:themeColor="text1"/>
        </w:rPr>
        <w:t>With regards to editions, Tanzu currently have four different editions: Community (free), Basic, Standard, and Advanced</w:t>
      </w:r>
      <w:proofErr w:type="gramStart"/>
      <w:r w:rsidRPr="006072FF">
        <w:rPr>
          <w:color w:val="000000" w:themeColor="text1"/>
        </w:rPr>
        <w:t xml:space="preserve">.  </w:t>
      </w:r>
      <w:proofErr w:type="gramEnd"/>
      <w:r w:rsidRPr="006072FF">
        <w:rPr>
          <w:color w:val="000000" w:themeColor="text1"/>
        </w:rPr>
        <w:t>Community edition is intended for education purposes and community supported</w:t>
      </w:r>
      <w:proofErr w:type="gramStart"/>
      <w:r w:rsidRPr="006072FF">
        <w:rPr>
          <w:color w:val="000000" w:themeColor="text1"/>
        </w:rPr>
        <w:t xml:space="preserve">.  </w:t>
      </w:r>
      <w:proofErr w:type="gramEnd"/>
      <w:r w:rsidRPr="006072FF">
        <w:rPr>
          <w:color w:val="000000" w:themeColor="text1"/>
        </w:rPr>
        <w:t xml:space="preserve">For enterprise customers, the focus is Basic, Standard, and Advanced. For comparison of these editions see </w:t>
      </w:r>
      <w:hyperlink r:id="rId26" w:history="1">
        <w:r w:rsidRPr="006072FF">
          <w:rPr>
            <w:rStyle w:val="Hyperlink"/>
            <w:color w:val="000000" w:themeColor="text1"/>
          </w:rPr>
          <w:t>VMware’s Tanzu comparison site.</w:t>
        </w:r>
      </w:hyperlink>
    </w:p>
    <w:p w14:paraId="0F1CFD1A" w14:textId="0B37DB4C" w:rsidR="00BF1050" w:rsidRPr="006072FF" w:rsidRDefault="00BF1050" w:rsidP="00895724">
      <w:pPr>
        <w:pStyle w:val="ListParagraph"/>
        <w:ind w:left="0"/>
        <w:rPr>
          <w:color w:val="000000" w:themeColor="text1"/>
        </w:rPr>
      </w:pPr>
      <w:r>
        <w:rPr>
          <w:color w:val="000000" w:themeColor="text1"/>
        </w:rPr>
        <w:t xml:space="preserve">Tanzu Basic Solution Brief </w:t>
      </w:r>
      <w:hyperlink r:id="rId27" w:history="1">
        <w:r w:rsidRPr="004A7C72">
          <w:rPr>
            <w:rStyle w:val="Hyperlink"/>
          </w:rPr>
          <w:t>https://d1fto35gcfffzn.cloudfront.net/tanzu/VMware-Tanzu-Basic-Solution-Brief.pdf</w:t>
        </w:r>
      </w:hyperlink>
      <w:r>
        <w:rPr>
          <w:color w:val="000000" w:themeColor="text1"/>
        </w:rPr>
        <w:t xml:space="preserve"> </w:t>
      </w:r>
    </w:p>
    <w:p w14:paraId="72719831" w14:textId="77777777" w:rsidR="00895724" w:rsidRDefault="00895724" w:rsidP="00044466">
      <w:pPr>
        <w:pStyle w:val="ListParagraph"/>
        <w:ind w:left="0"/>
        <w:rPr>
          <w:color w:val="000000" w:themeColor="text1"/>
        </w:rPr>
      </w:pPr>
    </w:p>
    <w:p w14:paraId="029074B4" w14:textId="77777777" w:rsidR="00044466" w:rsidRDefault="00044466" w:rsidP="00044466">
      <w:pPr>
        <w:pStyle w:val="ListParagraph"/>
        <w:ind w:left="0"/>
        <w:rPr>
          <w:color w:val="000000" w:themeColor="text1"/>
        </w:rPr>
      </w:pPr>
    </w:p>
    <w:p w14:paraId="7AD9C3FA" w14:textId="2C9C533C" w:rsidR="00044466" w:rsidRPr="006072FF" w:rsidRDefault="00044466" w:rsidP="00044466">
      <w:pPr>
        <w:rPr>
          <w:b/>
          <w:bCs/>
          <w:color w:val="000000" w:themeColor="text1"/>
        </w:rPr>
      </w:pPr>
      <w:r w:rsidRPr="006072FF">
        <w:rPr>
          <w:b/>
          <w:bCs/>
          <w:color w:val="000000" w:themeColor="text1"/>
        </w:rPr>
        <w:t>Q:</w:t>
      </w:r>
      <w:r w:rsidR="004E5F4E">
        <w:rPr>
          <w:b/>
          <w:bCs/>
          <w:color w:val="000000" w:themeColor="text1"/>
        </w:rPr>
        <w:t xml:space="preserve"> </w:t>
      </w:r>
      <w:r w:rsidRPr="006072FF">
        <w:rPr>
          <w:b/>
          <w:bCs/>
          <w:color w:val="000000" w:themeColor="text1"/>
        </w:rPr>
        <w:t>Who provides</w:t>
      </w:r>
      <w:r w:rsidR="007A5176">
        <w:rPr>
          <w:b/>
          <w:bCs/>
          <w:color w:val="000000" w:themeColor="text1"/>
        </w:rPr>
        <w:t xml:space="preserve"> product </w:t>
      </w:r>
      <w:r w:rsidRPr="006072FF">
        <w:rPr>
          <w:b/>
          <w:bCs/>
          <w:color w:val="000000" w:themeColor="text1"/>
        </w:rPr>
        <w:t xml:space="preserve"> support for Tanzu / OpenShift</w:t>
      </w:r>
      <w:r w:rsidR="007A5176">
        <w:rPr>
          <w:b/>
          <w:bCs/>
          <w:color w:val="000000" w:themeColor="text1"/>
        </w:rPr>
        <w:t>, Hitachi or VMware</w:t>
      </w:r>
    </w:p>
    <w:p w14:paraId="0F403C92" w14:textId="16B27BF5" w:rsidR="00044466" w:rsidRDefault="00044466" w:rsidP="00044466">
      <w:pPr>
        <w:rPr>
          <w:color w:val="000000" w:themeColor="text1"/>
        </w:rPr>
      </w:pPr>
      <w:r w:rsidRPr="006072FF">
        <w:rPr>
          <w:color w:val="000000" w:themeColor="text1"/>
        </w:rPr>
        <w:t xml:space="preserve">A:  </w:t>
      </w:r>
      <w:r>
        <w:rPr>
          <w:color w:val="000000" w:themeColor="text1"/>
        </w:rPr>
        <w:t xml:space="preserve">UCP Platforms can be sold with Hitachi branded support for VMware and </w:t>
      </w:r>
      <w:proofErr w:type="gramStart"/>
      <w:r>
        <w:rPr>
          <w:color w:val="000000" w:themeColor="text1"/>
        </w:rPr>
        <w:t>3</w:t>
      </w:r>
      <w:r w:rsidRPr="006072FF">
        <w:rPr>
          <w:color w:val="000000" w:themeColor="text1"/>
          <w:vertAlign w:val="superscript"/>
        </w:rPr>
        <w:t>rd</w:t>
      </w:r>
      <w:proofErr w:type="gramEnd"/>
      <w:r>
        <w:rPr>
          <w:color w:val="000000" w:themeColor="text1"/>
        </w:rPr>
        <w:t xml:space="preserve"> party support for RedHat OCP. For now, when Tanzu </w:t>
      </w:r>
      <w:proofErr w:type="gramStart"/>
      <w:r>
        <w:rPr>
          <w:color w:val="000000" w:themeColor="text1"/>
        </w:rPr>
        <w:t>is added</w:t>
      </w:r>
      <w:proofErr w:type="gramEnd"/>
      <w:r>
        <w:rPr>
          <w:color w:val="000000" w:themeColor="text1"/>
        </w:rPr>
        <w:t xml:space="preserve"> to a UCP configuration, the Tanzu component will be supported directly by VMware. Our intent is to pursue/enable GSC to get into position where they can provide Hitachi branded support for </w:t>
      </w:r>
      <w:r w:rsidRPr="006072FF">
        <w:rPr>
          <w:color w:val="000000" w:themeColor="text1"/>
        </w:rPr>
        <w:t>Tanzu</w:t>
      </w:r>
      <w:r>
        <w:rPr>
          <w:color w:val="000000" w:themeColor="text1"/>
        </w:rPr>
        <w:t xml:space="preserve">. We are working on what that timeframe would be. So, </w:t>
      </w:r>
      <w:r w:rsidR="00B55C19" w:rsidRPr="006072FF">
        <w:rPr>
          <w:color w:val="000000" w:themeColor="text1"/>
        </w:rPr>
        <w:t>at</w:t>
      </w:r>
      <w:r w:rsidRPr="006072FF">
        <w:rPr>
          <w:color w:val="000000" w:themeColor="text1"/>
        </w:rPr>
        <w:t xml:space="preserve"> this time,</w:t>
      </w:r>
      <w:r>
        <w:rPr>
          <w:color w:val="000000" w:themeColor="text1"/>
        </w:rPr>
        <w:t xml:space="preserve"> specific to the </w:t>
      </w:r>
      <w:r w:rsidRPr="006072FF">
        <w:rPr>
          <w:color w:val="000000" w:themeColor="text1"/>
        </w:rPr>
        <w:t xml:space="preserve">Tanzu or Openshift </w:t>
      </w:r>
      <w:r>
        <w:rPr>
          <w:color w:val="000000" w:themeColor="text1"/>
        </w:rPr>
        <w:t xml:space="preserve">component </w:t>
      </w:r>
      <w:r w:rsidRPr="006072FF">
        <w:rPr>
          <w:color w:val="000000" w:themeColor="text1"/>
        </w:rPr>
        <w:t xml:space="preserve">on UCP on VMware, our GSC will </w:t>
      </w:r>
      <w:r>
        <w:rPr>
          <w:color w:val="000000" w:themeColor="text1"/>
        </w:rPr>
        <w:t xml:space="preserve"> provide L1 and L2 </w:t>
      </w:r>
      <w:r w:rsidRPr="006072FF">
        <w:rPr>
          <w:color w:val="000000" w:themeColor="text1"/>
        </w:rPr>
        <w:t xml:space="preserve">support </w:t>
      </w:r>
      <w:r>
        <w:rPr>
          <w:color w:val="000000" w:themeColor="text1"/>
        </w:rPr>
        <w:t xml:space="preserve">for </w:t>
      </w:r>
      <w:r w:rsidRPr="006072FF">
        <w:rPr>
          <w:color w:val="000000" w:themeColor="text1"/>
        </w:rPr>
        <w:t>the Hitachi HW stack along with Hitachi’s SW like UCP Advisor</w:t>
      </w:r>
      <w:r>
        <w:rPr>
          <w:color w:val="000000" w:themeColor="text1"/>
        </w:rPr>
        <w:t xml:space="preserve"> including VMware </w:t>
      </w:r>
      <w:r w:rsidRPr="006072FF">
        <w:rPr>
          <w:color w:val="000000" w:themeColor="text1"/>
        </w:rPr>
        <w:t>vSphere SW infrastructure</w:t>
      </w:r>
      <w:r>
        <w:rPr>
          <w:color w:val="000000" w:themeColor="text1"/>
        </w:rPr>
        <w:t xml:space="preserve">. VMware </w:t>
      </w:r>
      <w:r w:rsidRPr="006072FF">
        <w:rPr>
          <w:color w:val="000000" w:themeColor="text1"/>
        </w:rPr>
        <w:t xml:space="preserve">support will need to be initiated by the customer </w:t>
      </w:r>
      <w:r>
        <w:rPr>
          <w:color w:val="000000" w:themeColor="text1"/>
        </w:rPr>
        <w:t>for Tanzu related issue (or GSC will remind customer of this if confirmed to be Tanzu)</w:t>
      </w:r>
      <w:proofErr w:type="gramStart"/>
      <w:r w:rsidRPr="006072FF">
        <w:rPr>
          <w:color w:val="000000" w:themeColor="text1"/>
        </w:rPr>
        <w:t xml:space="preserve">.  </w:t>
      </w:r>
      <w:proofErr w:type="gramEnd"/>
      <w:r w:rsidRPr="006072FF">
        <w:rPr>
          <w:color w:val="000000" w:themeColor="text1"/>
        </w:rPr>
        <w:t>Likewise, for Openshift customer will have to engage Red Hat’s support.</w:t>
      </w:r>
    </w:p>
    <w:p w14:paraId="2CB26E49" w14:textId="77777777" w:rsidR="00DF6E38" w:rsidRDefault="00DF6E38" w:rsidP="00044466">
      <w:pPr>
        <w:rPr>
          <w:color w:val="000000" w:themeColor="text1"/>
        </w:rPr>
      </w:pPr>
    </w:p>
    <w:p w14:paraId="5F45A135" w14:textId="77777777" w:rsidR="005619D0" w:rsidRPr="006072FF" w:rsidRDefault="005619D0" w:rsidP="00044466">
      <w:pPr>
        <w:rPr>
          <w:color w:val="000000" w:themeColor="text1"/>
        </w:rPr>
      </w:pPr>
    </w:p>
    <w:p w14:paraId="682227FE" w14:textId="47E784AE" w:rsidR="005619D0" w:rsidRPr="006072FF" w:rsidRDefault="005619D0" w:rsidP="005619D0">
      <w:pPr>
        <w:rPr>
          <w:b/>
          <w:bCs/>
          <w:color w:val="000000" w:themeColor="text1"/>
        </w:rPr>
      </w:pPr>
      <w:r w:rsidRPr="006072FF">
        <w:rPr>
          <w:b/>
          <w:bCs/>
          <w:color w:val="000000" w:themeColor="text1"/>
        </w:rPr>
        <w:t xml:space="preserve">Q: </w:t>
      </w:r>
      <w:r w:rsidR="00842F25">
        <w:rPr>
          <w:b/>
          <w:bCs/>
          <w:color w:val="000000" w:themeColor="text1"/>
        </w:rPr>
        <w:t>What about Professional Services</w:t>
      </w:r>
      <w:r w:rsidR="002A75A1">
        <w:rPr>
          <w:b/>
          <w:bCs/>
          <w:color w:val="000000" w:themeColor="text1"/>
        </w:rPr>
        <w:t xml:space="preserve"> in this space</w:t>
      </w:r>
    </w:p>
    <w:p w14:paraId="29422074" w14:textId="7B0A3A2B" w:rsidR="005619D0" w:rsidRDefault="005619D0" w:rsidP="00E324BA">
      <w:pPr>
        <w:pStyle w:val="paragraph"/>
        <w:rPr>
          <w:b/>
          <w:bCs/>
          <w:color w:val="ED7D31" w:themeColor="accent2"/>
        </w:rPr>
      </w:pPr>
      <w:r w:rsidRPr="006072FF">
        <w:rPr>
          <w:color w:val="000000" w:themeColor="text1"/>
        </w:rPr>
        <w:t xml:space="preserve">A:  </w:t>
      </w:r>
      <w:r w:rsidR="00842F25">
        <w:rPr>
          <w:color w:val="000000" w:themeColor="text1"/>
        </w:rPr>
        <w:t>For right now</w:t>
      </w:r>
      <w:r w:rsidR="002A75A1">
        <w:rPr>
          <w:color w:val="000000" w:themeColor="text1"/>
        </w:rPr>
        <w:t xml:space="preserve"> for VMware Tanzu, </w:t>
      </w:r>
      <w:r w:rsidR="00842F25">
        <w:rPr>
          <w:color w:val="000000" w:themeColor="text1"/>
        </w:rPr>
        <w:t xml:space="preserve">we recommend lean in on VMware professional services and similar services provided by </w:t>
      </w:r>
      <w:r w:rsidR="00986FD9">
        <w:rPr>
          <w:color w:val="000000" w:themeColor="text1"/>
        </w:rPr>
        <w:t xml:space="preserve">value added resellers/partners. VMware has </w:t>
      </w:r>
      <w:proofErr w:type="gramStart"/>
      <w:r w:rsidR="00986FD9">
        <w:rPr>
          <w:color w:val="000000" w:themeColor="text1"/>
        </w:rPr>
        <w:t>many</w:t>
      </w:r>
      <w:proofErr w:type="gramEnd"/>
      <w:r w:rsidR="00986FD9">
        <w:rPr>
          <w:color w:val="000000" w:themeColor="text1"/>
        </w:rPr>
        <w:t xml:space="preserve"> professional services options in this space. Check here</w:t>
      </w:r>
      <w:r w:rsidR="00562CBB">
        <w:rPr>
          <w:color w:val="000000" w:themeColor="text1"/>
        </w:rPr>
        <w:t xml:space="preserve"> </w:t>
      </w:r>
      <w:hyperlink r:id="rId28" w:history="1">
        <w:r w:rsidR="00562CBB">
          <w:rPr>
            <w:rStyle w:val="Hyperlink"/>
            <w:rFonts w:ascii="Metropolis" w:hAnsi="Metropolis"/>
          </w:rPr>
          <w:t>Explore VMware Tanzu Labs Services</w:t>
        </w:r>
      </w:hyperlink>
      <w:bookmarkStart w:id="0" w:name="&amp;lpos=content_professional-services_app_"/>
      <w:r w:rsidR="00562CBB">
        <w:rPr>
          <w:rStyle w:val="normaltextrun"/>
          <w:rFonts w:ascii="Metropolis" w:hAnsi="Metropolis"/>
        </w:rPr>
        <w:t xml:space="preserve"> </w:t>
      </w:r>
      <w:bookmarkEnd w:id="0"/>
      <w:r w:rsidR="00562CBB">
        <w:rPr>
          <w:rStyle w:val="normaltextrun"/>
          <w:rFonts w:ascii="Metropolis" w:hAnsi="Metropolis"/>
        </w:rPr>
        <w:t xml:space="preserve">. </w:t>
      </w:r>
      <w:r w:rsidR="00EF7A8D">
        <w:rPr>
          <w:rStyle w:val="normaltextrun"/>
          <w:rFonts w:ascii="Metropolis" w:hAnsi="Metropolis"/>
        </w:rPr>
        <w:t xml:space="preserve">Tanzu labs is brand name for services in this </w:t>
      </w:r>
      <w:r w:rsidR="00926787">
        <w:rPr>
          <w:rStyle w:val="normaltextrun"/>
          <w:rFonts w:ascii="Metropolis" w:hAnsi="Metropolis"/>
        </w:rPr>
        <w:t xml:space="preserve">container/modern apps space. </w:t>
      </w:r>
      <w:r w:rsidR="00562CBB">
        <w:rPr>
          <w:rStyle w:val="normaltextrun"/>
          <w:rFonts w:ascii="Metropolis" w:hAnsi="Metropolis"/>
        </w:rPr>
        <w:t>The activation service</w:t>
      </w:r>
      <w:r w:rsidR="00926787">
        <w:rPr>
          <w:rStyle w:val="normaltextrun"/>
          <w:rFonts w:ascii="Metropolis" w:hAnsi="Metropolis"/>
        </w:rPr>
        <w:t xml:space="preserve"> at the bottom of that page</w:t>
      </w:r>
      <w:r w:rsidR="00562CBB">
        <w:rPr>
          <w:rStyle w:val="normaltextrun"/>
          <w:rFonts w:ascii="Metropolis" w:hAnsi="Metropolis"/>
        </w:rPr>
        <w:t xml:space="preserve"> </w:t>
      </w:r>
      <w:proofErr w:type="gramStart"/>
      <w:r w:rsidR="00562CBB">
        <w:rPr>
          <w:rStyle w:val="normaltextrun"/>
          <w:rFonts w:ascii="Metropolis" w:hAnsi="Metropolis"/>
        </w:rPr>
        <w:t>are</w:t>
      </w:r>
      <w:proofErr w:type="gramEnd"/>
      <w:r w:rsidR="00562CBB">
        <w:rPr>
          <w:rStyle w:val="normaltextrun"/>
          <w:rFonts w:ascii="Metropolis" w:hAnsi="Metropolis"/>
        </w:rPr>
        <w:t xml:space="preserve"> install/deploy/first app running services </w:t>
      </w:r>
      <w:r w:rsidR="00471ED1">
        <w:rPr>
          <w:rStyle w:val="normaltextrun"/>
          <w:rFonts w:ascii="Metropolis" w:hAnsi="Metropolis"/>
        </w:rPr>
        <w:t xml:space="preserve">(either prod or non-prod) </w:t>
      </w:r>
      <w:r w:rsidR="00562CBB">
        <w:rPr>
          <w:rStyle w:val="normaltextrun"/>
          <w:rFonts w:ascii="Metropolis" w:hAnsi="Metropolis"/>
        </w:rPr>
        <w:t>that may/should be interesting to your customers</w:t>
      </w:r>
      <w:r w:rsidR="00471ED1">
        <w:rPr>
          <w:rStyle w:val="normaltextrun"/>
          <w:rFonts w:ascii="Metropolis" w:hAnsi="Metropolis"/>
        </w:rPr>
        <w:t xml:space="preserve"> who want to ma</w:t>
      </w:r>
      <w:r w:rsidR="00A47CF4">
        <w:rPr>
          <w:rStyle w:val="normaltextrun"/>
          <w:rFonts w:ascii="Metropolis" w:hAnsi="Metropolis"/>
        </w:rPr>
        <w:t xml:space="preserve">ximize usage of the platform. </w:t>
      </w:r>
      <w:r w:rsidR="00E32FB3">
        <w:rPr>
          <w:rStyle w:val="normaltextrun"/>
          <w:rFonts w:ascii="Metropolis" w:hAnsi="Metropolis"/>
        </w:rPr>
        <w:t xml:space="preserve">VMware recommends the app navigator (first service) for those that </w:t>
      </w:r>
      <w:r w:rsidR="00367849">
        <w:rPr>
          <w:rStyle w:val="normaltextrun"/>
          <w:rFonts w:ascii="Metropolis" w:hAnsi="Metropolis"/>
        </w:rPr>
        <w:t xml:space="preserve">want to map out their app modernization strategy) </w:t>
      </w:r>
      <w:r w:rsidR="00A47CF4">
        <w:rPr>
          <w:rStyle w:val="normaltextrun"/>
          <w:rFonts w:ascii="Metropolis" w:hAnsi="Metropolis"/>
        </w:rPr>
        <w:t>Use the services in addition the reference architecture papers we have delivered</w:t>
      </w:r>
      <w:r w:rsidR="002A75A1">
        <w:rPr>
          <w:rStyle w:val="normaltextrun"/>
          <w:rFonts w:ascii="Metropolis" w:hAnsi="Metropolis"/>
        </w:rPr>
        <w:t>. Will provide more info on RedHat services in next FAQ update.</w:t>
      </w:r>
    </w:p>
    <w:p w14:paraId="5BA10364" w14:textId="574C4293" w:rsidR="7C8EC247" w:rsidRDefault="006302E1" w:rsidP="7C8EC247">
      <w:pPr>
        <w:pStyle w:val="ListParagraph"/>
        <w:ind w:left="0"/>
        <w:rPr>
          <w:b/>
          <w:bCs/>
          <w:color w:val="ED7D31" w:themeColor="accent2"/>
        </w:rPr>
      </w:pPr>
      <w:r w:rsidRPr="00797F6D">
        <w:rPr>
          <w:b/>
          <w:bCs/>
        </w:rPr>
        <w:t xml:space="preserve">Q: </w:t>
      </w:r>
      <w:r w:rsidR="00797F6D" w:rsidRPr="00797F6D">
        <w:rPr>
          <w:b/>
          <w:bCs/>
        </w:rPr>
        <w:t>How to contact my VMware sales counterparts</w:t>
      </w:r>
    </w:p>
    <w:p w14:paraId="3B76978A" w14:textId="79ED7C99" w:rsidR="00797F6D" w:rsidRDefault="00797F6D" w:rsidP="7C8EC247">
      <w:pPr>
        <w:pStyle w:val="ListParagraph"/>
        <w:ind w:left="0"/>
      </w:pPr>
      <w:r w:rsidRPr="00846912">
        <w:t>A:</w:t>
      </w:r>
      <w:r w:rsidR="00846912" w:rsidRPr="00846912">
        <w:t xml:space="preserve">Sales, leverage the </w:t>
      </w:r>
      <w:r w:rsidR="000246CA">
        <w:t>regional alliance lead/</w:t>
      </w:r>
      <w:r w:rsidR="00846912" w:rsidRPr="00846912">
        <w:t>partner sales manager in your region as first stop</w:t>
      </w:r>
    </w:p>
    <w:p w14:paraId="335019C0" w14:textId="77777777" w:rsidR="00846912" w:rsidRPr="00846912" w:rsidRDefault="00846912" w:rsidP="7C8EC247">
      <w:pPr>
        <w:pStyle w:val="ListParagraph"/>
        <w:ind w:left="0"/>
      </w:pPr>
    </w:p>
    <w:tbl>
      <w:tblPr>
        <w:tblW w:w="0" w:type="auto"/>
        <w:tblCellMar>
          <w:left w:w="0" w:type="dxa"/>
          <w:right w:w="0" w:type="dxa"/>
        </w:tblCellMar>
        <w:tblLook w:val="04A0" w:firstRow="1" w:lastRow="0" w:firstColumn="1" w:lastColumn="0" w:noHBand="0" w:noVBand="1"/>
      </w:tblPr>
      <w:tblGrid>
        <w:gridCol w:w="5031"/>
        <w:gridCol w:w="4309"/>
      </w:tblGrid>
      <w:tr w:rsidR="003D2452" w14:paraId="1BA0E645" w14:textId="77777777" w:rsidTr="00C20118">
        <w:tc>
          <w:tcPr>
            <w:tcW w:w="50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BCBFD2" w14:textId="003504BA" w:rsidR="003D2452" w:rsidRDefault="000246CA">
            <w:r>
              <w:t>Jason Parmley</w:t>
            </w:r>
          </w:p>
        </w:tc>
        <w:tc>
          <w:tcPr>
            <w:tcW w:w="430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417AEFE" w14:textId="0A6E7BC2" w:rsidR="003D2452" w:rsidRDefault="002E4FE1">
            <w:r>
              <w:t xml:space="preserve">AMER, </w:t>
            </w:r>
            <w:r>
              <w:t>HV regional alliance lead</w:t>
            </w:r>
          </w:p>
        </w:tc>
      </w:tr>
      <w:tr w:rsidR="003D2452" w14:paraId="6CF95E96" w14:textId="77777777" w:rsidTr="00C20118">
        <w:tc>
          <w:tcPr>
            <w:tcW w:w="50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FD34A7" w14:textId="5F466A8E" w:rsidR="003D2452" w:rsidRDefault="000246CA">
            <w:r>
              <w:t>Patrick Bremer</w:t>
            </w:r>
          </w:p>
        </w:tc>
        <w:tc>
          <w:tcPr>
            <w:tcW w:w="430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D9A0C4" w14:textId="0786562E" w:rsidR="003D2452" w:rsidRDefault="002E4FE1">
            <w:r>
              <w:t xml:space="preserve">EMEA, </w:t>
            </w:r>
            <w:r>
              <w:t>HV regional alliance lead</w:t>
            </w:r>
          </w:p>
        </w:tc>
      </w:tr>
      <w:tr w:rsidR="003D2452" w14:paraId="5EB243D3" w14:textId="77777777" w:rsidTr="00C20118">
        <w:tc>
          <w:tcPr>
            <w:tcW w:w="50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CB9588" w14:textId="1C72A814" w:rsidR="003D2452" w:rsidRDefault="002E4FE1">
            <w:r>
              <w:t>Li Kiang Low</w:t>
            </w:r>
          </w:p>
        </w:tc>
        <w:tc>
          <w:tcPr>
            <w:tcW w:w="430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2346276" w14:textId="12179999" w:rsidR="003D2452" w:rsidRDefault="002E4FE1">
            <w:r>
              <w:t>APAC, HV regional alliance lead</w:t>
            </w:r>
          </w:p>
        </w:tc>
      </w:tr>
      <w:tr w:rsidR="00797F6D" w14:paraId="5A5DE8DA" w14:textId="77777777" w:rsidTr="00C20118">
        <w:tc>
          <w:tcPr>
            <w:tcW w:w="50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FE0A4B" w14:textId="77777777" w:rsidR="00797F6D" w:rsidRDefault="00797F6D">
            <w:r>
              <w:lastRenderedPageBreak/>
              <w:t xml:space="preserve">Jim Klazura </w:t>
            </w:r>
            <w:hyperlink r:id="rId29" w:history="1">
              <w:r>
                <w:rPr>
                  <w:rStyle w:val="Hyperlink"/>
                </w:rPr>
                <w:t>jklazura@vmware.com</w:t>
              </w:r>
            </w:hyperlink>
          </w:p>
        </w:tc>
        <w:tc>
          <w:tcPr>
            <w:tcW w:w="43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DD99B1" w14:textId="77777777" w:rsidR="00797F6D" w:rsidRDefault="00797F6D">
            <w:r>
              <w:t>Director, Global Partner Sales</w:t>
            </w:r>
          </w:p>
        </w:tc>
      </w:tr>
      <w:tr w:rsidR="00797F6D" w14:paraId="08961F6F" w14:textId="77777777" w:rsidTr="00C20118">
        <w:tc>
          <w:tcPr>
            <w:tcW w:w="503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20F494" w14:textId="77777777" w:rsidR="00797F6D" w:rsidRDefault="00797F6D">
            <w:r>
              <w:t xml:space="preserve">Devendra Vamathevan </w:t>
            </w:r>
            <w:hyperlink r:id="rId30" w:history="1">
              <w:r>
                <w:rPr>
                  <w:rStyle w:val="Hyperlink"/>
                </w:rPr>
                <w:t>dvamathevan@vmware.com</w:t>
              </w:r>
            </w:hyperlink>
          </w:p>
        </w:tc>
        <w:tc>
          <w:tcPr>
            <w:tcW w:w="4309" w:type="dxa"/>
            <w:tcBorders>
              <w:top w:val="nil"/>
              <w:left w:val="nil"/>
              <w:bottom w:val="single" w:sz="8" w:space="0" w:color="auto"/>
              <w:right w:val="single" w:sz="8" w:space="0" w:color="auto"/>
            </w:tcBorders>
            <w:tcMar>
              <w:top w:w="0" w:type="dxa"/>
              <w:left w:w="108" w:type="dxa"/>
              <w:bottom w:w="0" w:type="dxa"/>
              <w:right w:w="108" w:type="dxa"/>
            </w:tcMar>
            <w:hideMark/>
          </w:tcPr>
          <w:p w14:paraId="67537AAD" w14:textId="77777777" w:rsidR="00797F6D" w:rsidRDefault="00797F6D">
            <w:r>
              <w:t>Director, Partner Solution Architect -</w:t>
            </w:r>
          </w:p>
        </w:tc>
      </w:tr>
      <w:tr w:rsidR="00797F6D" w14:paraId="0649694B" w14:textId="77777777" w:rsidTr="00C20118">
        <w:tc>
          <w:tcPr>
            <w:tcW w:w="503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409DF9" w14:textId="77777777" w:rsidR="00797F6D" w:rsidRDefault="00797F6D">
            <w:r>
              <w:t xml:space="preserve">Amrith Sundar </w:t>
            </w:r>
            <w:hyperlink r:id="rId31" w:history="1">
              <w:r>
                <w:rPr>
                  <w:rStyle w:val="Hyperlink"/>
                </w:rPr>
                <w:t>asundar@vmware.com</w:t>
              </w:r>
            </w:hyperlink>
          </w:p>
        </w:tc>
        <w:tc>
          <w:tcPr>
            <w:tcW w:w="4309" w:type="dxa"/>
            <w:tcBorders>
              <w:top w:val="nil"/>
              <w:left w:val="nil"/>
              <w:bottom w:val="single" w:sz="8" w:space="0" w:color="auto"/>
              <w:right w:val="single" w:sz="8" w:space="0" w:color="auto"/>
            </w:tcBorders>
            <w:tcMar>
              <w:top w:w="0" w:type="dxa"/>
              <w:left w:w="108" w:type="dxa"/>
              <w:bottom w:w="0" w:type="dxa"/>
              <w:right w:w="108" w:type="dxa"/>
            </w:tcMar>
            <w:hideMark/>
          </w:tcPr>
          <w:p w14:paraId="03F9193A" w14:textId="5A95C08F" w:rsidR="00797F6D" w:rsidRPr="00B3168A" w:rsidRDefault="00797F6D">
            <w:pPr>
              <w:rPr>
                <w:color w:val="ED7D31" w:themeColor="accent2"/>
              </w:rPr>
            </w:pPr>
            <w:r w:rsidRPr="00B3168A">
              <w:rPr>
                <w:rStyle w:val="cf01"/>
                <w:b/>
                <w:bCs/>
                <w:color w:val="ED7D31" w:themeColor="accent2"/>
                <w:sz w:val="21"/>
                <w:szCs w:val="21"/>
              </w:rPr>
              <w:t>AMER,</w:t>
            </w:r>
            <w:r w:rsidRPr="00B3168A">
              <w:rPr>
                <w:rStyle w:val="cf01"/>
                <w:color w:val="ED7D31" w:themeColor="accent2"/>
                <w:sz w:val="21"/>
                <w:szCs w:val="21"/>
              </w:rPr>
              <w:t xml:space="preserve"> </w:t>
            </w:r>
            <w:r w:rsidRPr="00B3168A">
              <w:rPr>
                <w:rStyle w:val="cf01"/>
                <w:color w:val="ED7D31" w:themeColor="accent2"/>
                <w:sz w:val="21"/>
                <w:szCs w:val="21"/>
              </w:rPr>
              <w:t>Global Partner Sales Manager</w:t>
            </w:r>
          </w:p>
        </w:tc>
      </w:tr>
      <w:tr w:rsidR="00797F6D" w14:paraId="7FEE2E8A" w14:textId="77777777" w:rsidTr="00C20118">
        <w:tc>
          <w:tcPr>
            <w:tcW w:w="503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591497" w14:textId="77777777" w:rsidR="00797F6D" w:rsidRDefault="00797F6D">
            <w:r>
              <w:t xml:space="preserve">Greg Byrne </w:t>
            </w:r>
            <w:hyperlink r:id="rId32" w:history="1">
              <w:r>
                <w:rPr>
                  <w:rStyle w:val="Hyperlink"/>
                </w:rPr>
                <w:t>gbyrne@vmware.com</w:t>
              </w:r>
            </w:hyperlink>
          </w:p>
        </w:tc>
        <w:tc>
          <w:tcPr>
            <w:tcW w:w="4309" w:type="dxa"/>
            <w:tcBorders>
              <w:top w:val="nil"/>
              <w:left w:val="nil"/>
              <w:bottom w:val="single" w:sz="8" w:space="0" w:color="auto"/>
              <w:right w:val="single" w:sz="8" w:space="0" w:color="auto"/>
            </w:tcBorders>
            <w:tcMar>
              <w:top w:w="0" w:type="dxa"/>
              <w:left w:w="108" w:type="dxa"/>
              <w:bottom w:w="0" w:type="dxa"/>
              <w:right w:w="108" w:type="dxa"/>
            </w:tcMar>
            <w:hideMark/>
          </w:tcPr>
          <w:p w14:paraId="7977B1D5" w14:textId="77777777" w:rsidR="00797F6D" w:rsidRPr="00B3168A" w:rsidRDefault="00797F6D">
            <w:pPr>
              <w:rPr>
                <w:color w:val="ED7D31" w:themeColor="accent2"/>
              </w:rPr>
            </w:pPr>
            <w:r w:rsidRPr="00B3168A">
              <w:rPr>
                <w:b/>
                <w:bCs/>
                <w:color w:val="ED7D31" w:themeColor="accent2"/>
              </w:rPr>
              <w:t>EMEA</w:t>
            </w:r>
            <w:r w:rsidRPr="00B3168A">
              <w:rPr>
                <w:color w:val="ED7D31" w:themeColor="accent2"/>
              </w:rPr>
              <w:t xml:space="preserve"> PBM, Global Partners</w:t>
            </w:r>
          </w:p>
        </w:tc>
      </w:tr>
      <w:tr w:rsidR="00797F6D" w14:paraId="452F0D2D" w14:textId="77777777" w:rsidTr="00C20118">
        <w:tc>
          <w:tcPr>
            <w:tcW w:w="503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7C4F34" w14:textId="77777777" w:rsidR="00797F6D" w:rsidRDefault="00797F6D">
            <w:r>
              <w:t xml:space="preserve">Pradeepto Dey </w:t>
            </w:r>
            <w:hyperlink r:id="rId33" w:history="1">
              <w:r>
                <w:rPr>
                  <w:rStyle w:val="Hyperlink"/>
                </w:rPr>
                <w:t>pradeeptod@vmware.com</w:t>
              </w:r>
            </w:hyperlink>
          </w:p>
        </w:tc>
        <w:tc>
          <w:tcPr>
            <w:tcW w:w="4309" w:type="dxa"/>
            <w:tcBorders>
              <w:top w:val="nil"/>
              <w:left w:val="nil"/>
              <w:bottom w:val="single" w:sz="8" w:space="0" w:color="auto"/>
              <w:right w:val="single" w:sz="8" w:space="0" w:color="auto"/>
            </w:tcBorders>
            <w:tcMar>
              <w:top w:w="0" w:type="dxa"/>
              <w:left w:w="108" w:type="dxa"/>
              <w:bottom w:w="0" w:type="dxa"/>
              <w:right w:w="108" w:type="dxa"/>
            </w:tcMar>
            <w:hideMark/>
          </w:tcPr>
          <w:p w14:paraId="0EF76D76" w14:textId="471D4F10" w:rsidR="00797F6D" w:rsidRPr="00B3168A" w:rsidRDefault="00797F6D">
            <w:pPr>
              <w:rPr>
                <w:color w:val="ED7D31" w:themeColor="accent2"/>
              </w:rPr>
            </w:pPr>
            <w:r w:rsidRPr="00B3168A">
              <w:rPr>
                <w:rStyle w:val="cf01"/>
                <w:b/>
                <w:bCs/>
                <w:color w:val="ED7D31" w:themeColor="accent2"/>
                <w:sz w:val="21"/>
                <w:szCs w:val="21"/>
              </w:rPr>
              <w:t>APJ,</w:t>
            </w:r>
            <w:r w:rsidRPr="00B3168A">
              <w:rPr>
                <w:rStyle w:val="cf01"/>
                <w:color w:val="ED7D31" w:themeColor="accent2"/>
                <w:sz w:val="21"/>
                <w:szCs w:val="21"/>
              </w:rPr>
              <w:t xml:space="preserve"> </w:t>
            </w:r>
            <w:r w:rsidRPr="00B3168A">
              <w:rPr>
                <w:rStyle w:val="cf01"/>
                <w:color w:val="ED7D31" w:themeColor="accent2"/>
                <w:sz w:val="21"/>
                <w:szCs w:val="21"/>
              </w:rPr>
              <w:t>Director, Distribution Partner Business,</w:t>
            </w:r>
          </w:p>
        </w:tc>
      </w:tr>
      <w:tr w:rsidR="00797F6D" w14:paraId="3EEF7494" w14:textId="77777777" w:rsidTr="00C20118">
        <w:tc>
          <w:tcPr>
            <w:tcW w:w="503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1951DD" w14:textId="77777777" w:rsidR="00797F6D" w:rsidRDefault="00797F6D">
            <w:r>
              <w:t xml:space="preserve">William Lum </w:t>
            </w:r>
            <w:hyperlink r:id="rId34" w:history="1">
              <w:r>
                <w:rPr>
                  <w:rStyle w:val="Hyperlink"/>
                </w:rPr>
                <w:t>wlum@vmware.com</w:t>
              </w:r>
            </w:hyperlink>
          </w:p>
        </w:tc>
        <w:tc>
          <w:tcPr>
            <w:tcW w:w="4309" w:type="dxa"/>
            <w:tcBorders>
              <w:top w:val="nil"/>
              <w:left w:val="nil"/>
              <w:bottom w:val="single" w:sz="8" w:space="0" w:color="auto"/>
              <w:right w:val="single" w:sz="8" w:space="0" w:color="auto"/>
            </w:tcBorders>
            <w:tcMar>
              <w:top w:w="0" w:type="dxa"/>
              <w:left w:w="108" w:type="dxa"/>
              <w:bottom w:w="0" w:type="dxa"/>
              <w:right w:w="108" w:type="dxa"/>
            </w:tcMar>
            <w:hideMark/>
          </w:tcPr>
          <w:p w14:paraId="1B664EF3" w14:textId="00DEDDEB" w:rsidR="00C20118" w:rsidRPr="00C20118" w:rsidRDefault="00B07175">
            <w:pPr>
              <w:rPr>
                <w:rFonts w:ascii="Segoe UI" w:hAnsi="Segoe UI" w:cs="Segoe UI"/>
                <w:color w:val="262626"/>
                <w:sz w:val="21"/>
                <w:szCs w:val="21"/>
              </w:rPr>
            </w:pPr>
            <w:r w:rsidRPr="00B07175">
              <w:rPr>
                <w:rStyle w:val="cf01"/>
                <w:color w:val="ED7D31" w:themeColor="accent2"/>
                <w:sz w:val="21"/>
                <w:szCs w:val="21"/>
              </w:rPr>
              <w:t xml:space="preserve">Technical, </w:t>
            </w:r>
            <w:r w:rsidR="00797F6D">
              <w:rPr>
                <w:rStyle w:val="cf01"/>
                <w:sz w:val="21"/>
                <w:szCs w:val="21"/>
              </w:rPr>
              <w:t>Alliance Staff Solution Architect</w:t>
            </w:r>
          </w:p>
        </w:tc>
      </w:tr>
      <w:tr w:rsidR="00F1632C" w14:paraId="02776033" w14:textId="77777777" w:rsidTr="00C20118">
        <w:tc>
          <w:tcPr>
            <w:tcW w:w="503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FB5EC4B" w14:textId="1E1EB615" w:rsidR="00F1632C" w:rsidRDefault="00F1632C" w:rsidP="00F1632C">
            <w:r>
              <w:t xml:space="preserve">Katie McMillan </w:t>
            </w:r>
            <w:hyperlink r:id="rId35" w:history="1">
              <w:r>
                <w:rPr>
                  <w:rStyle w:val="Hyperlink"/>
                </w:rPr>
                <w:t>kfusco@vmware.com</w:t>
              </w:r>
            </w:hyperlink>
          </w:p>
        </w:tc>
        <w:tc>
          <w:tcPr>
            <w:tcW w:w="4309" w:type="dxa"/>
            <w:tcBorders>
              <w:top w:val="nil"/>
              <w:left w:val="nil"/>
              <w:bottom w:val="single" w:sz="8" w:space="0" w:color="auto"/>
              <w:right w:val="single" w:sz="8" w:space="0" w:color="auto"/>
            </w:tcBorders>
            <w:tcMar>
              <w:top w:w="0" w:type="dxa"/>
              <w:left w:w="108" w:type="dxa"/>
              <w:bottom w:w="0" w:type="dxa"/>
              <w:right w:w="108" w:type="dxa"/>
            </w:tcMar>
          </w:tcPr>
          <w:p w14:paraId="1136E838" w14:textId="1B3C0126" w:rsidR="00F1632C" w:rsidRDefault="00F1632C" w:rsidP="00F1632C">
            <w:r>
              <w:rPr>
                <w:rStyle w:val="cf01"/>
                <w:sz w:val="21"/>
                <w:szCs w:val="21"/>
              </w:rPr>
              <w:t>Marketing Senior Marketing Manager</w:t>
            </w:r>
          </w:p>
        </w:tc>
      </w:tr>
    </w:tbl>
    <w:p w14:paraId="32FE2F2F" w14:textId="77777777" w:rsidR="00797F6D" w:rsidRDefault="00797F6D" w:rsidP="7C8EC247">
      <w:pPr>
        <w:pStyle w:val="ListParagraph"/>
        <w:ind w:left="0"/>
        <w:rPr>
          <w:b/>
          <w:bCs/>
          <w:color w:val="ED7D31" w:themeColor="accent2"/>
        </w:rPr>
      </w:pPr>
    </w:p>
    <w:p w14:paraId="0FA94F2B" w14:textId="77777777" w:rsidR="00A07766" w:rsidRDefault="00A07766" w:rsidP="08C8A241">
      <w:pPr>
        <w:pStyle w:val="ListParagraph"/>
        <w:ind w:left="0"/>
        <w:rPr>
          <w:color w:val="000000" w:themeColor="text1"/>
        </w:rPr>
      </w:pPr>
    </w:p>
    <w:p w14:paraId="574E3914" w14:textId="68271E90" w:rsidR="00CA0642" w:rsidRPr="002A3777" w:rsidRDefault="00CA0642" w:rsidP="08C8A241">
      <w:pPr>
        <w:pStyle w:val="ListParagraph"/>
        <w:ind w:left="0"/>
        <w:rPr>
          <w:b/>
          <w:bCs/>
          <w:color w:val="000000" w:themeColor="text1"/>
        </w:rPr>
      </w:pPr>
      <w:r w:rsidRPr="002A3777">
        <w:rPr>
          <w:b/>
          <w:bCs/>
          <w:color w:val="000000" w:themeColor="text1"/>
        </w:rPr>
        <w:t>Q: Do we have containers and GPU related offering</w:t>
      </w:r>
    </w:p>
    <w:p w14:paraId="5B4639E3" w14:textId="3189F406" w:rsidR="00AC1C27" w:rsidRDefault="00CA0642" w:rsidP="00AC1C27">
      <w:r>
        <w:rPr>
          <w:color w:val="000000" w:themeColor="text1"/>
        </w:rPr>
        <w:t xml:space="preserve">A: Yes, UCP + VMware + Nvidia is a combined solution that we have </w:t>
      </w:r>
      <w:r w:rsidR="00C76831">
        <w:rPr>
          <w:color w:val="000000" w:themeColor="text1"/>
        </w:rPr>
        <w:t>certified,</w:t>
      </w:r>
      <w:r>
        <w:rPr>
          <w:color w:val="000000" w:themeColor="text1"/>
        </w:rPr>
        <w:t xml:space="preserve"> and we continue to</w:t>
      </w:r>
      <w:r w:rsidR="00F35A88">
        <w:rPr>
          <w:color w:val="000000" w:themeColor="text1"/>
        </w:rPr>
        <w:t xml:space="preserve"> partner with Nvidia and </w:t>
      </w:r>
      <w:r>
        <w:rPr>
          <w:color w:val="000000" w:themeColor="text1"/>
        </w:rPr>
        <w:t xml:space="preserve">certify </w:t>
      </w:r>
      <w:r w:rsidR="009658D0">
        <w:rPr>
          <w:color w:val="000000" w:themeColor="text1"/>
        </w:rPr>
        <w:t xml:space="preserve">newer Nvidia GPUs such as A30. We call this the “AI ready platform” that we want to leverage for </w:t>
      </w:r>
      <w:r w:rsidR="00C76831">
        <w:rPr>
          <w:color w:val="000000" w:themeColor="text1"/>
        </w:rPr>
        <w:t xml:space="preserve">both </w:t>
      </w:r>
      <w:proofErr w:type="spellStart"/>
      <w:r w:rsidR="00C76831">
        <w:rPr>
          <w:color w:val="000000" w:themeColor="text1"/>
        </w:rPr>
        <w:t>Lumada</w:t>
      </w:r>
      <w:proofErr w:type="spellEnd"/>
      <w:r w:rsidR="00C76831">
        <w:rPr>
          <w:color w:val="000000" w:themeColor="text1"/>
        </w:rPr>
        <w:t xml:space="preserve"> </w:t>
      </w:r>
      <w:r w:rsidR="00813DD7">
        <w:rPr>
          <w:color w:val="000000" w:themeColor="text1"/>
        </w:rPr>
        <w:t xml:space="preserve">image </w:t>
      </w:r>
      <w:proofErr w:type="gramStart"/>
      <w:r w:rsidR="00813DD7">
        <w:rPr>
          <w:color w:val="000000" w:themeColor="text1"/>
        </w:rPr>
        <w:t>processing based</w:t>
      </w:r>
      <w:proofErr w:type="gramEnd"/>
      <w:r w:rsidR="00813DD7">
        <w:rPr>
          <w:color w:val="000000" w:themeColor="text1"/>
        </w:rPr>
        <w:t xml:space="preserve"> apps that require </w:t>
      </w:r>
      <w:r w:rsidR="00C76831">
        <w:rPr>
          <w:color w:val="000000" w:themeColor="text1"/>
        </w:rPr>
        <w:t>ML/DL/Inference workloads in addition to general</w:t>
      </w:r>
      <w:r w:rsidR="00813DD7">
        <w:rPr>
          <w:color w:val="000000" w:themeColor="text1"/>
        </w:rPr>
        <w:t>ized</w:t>
      </w:r>
      <w:r w:rsidR="00C76831">
        <w:rPr>
          <w:color w:val="000000" w:themeColor="text1"/>
        </w:rPr>
        <w:t xml:space="preserve"> </w:t>
      </w:r>
      <w:r w:rsidR="00813DD7">
        <w:rPr>
          <w:color w:val="000000" w:themeColor="text1"/>
        </w:rPr>
        <w:t>AI/</w:t>
      </w:r>
      <w:r w:rsidR="00C76831">
        <w:rPr>
          <w:color w:val="000000" w:themeColor="text1"/>
        </w:rPr>
        <w:t>ML and inference workloads</w:t>
      </w:r>
      <w:r w:rsidR="00813DD7">
        <w:rPr>
          <w:color w:val="000000" w:themeColor="text1"/>
        </w:rPr>
        <w:t xml:space="preserve"> that customers want to run.</w:t>
      </w:r>
      <w:r w:rsidR="00AC1C27">
        <w:rPr>
          <w:color w:val="000000" w:themeColor="text1"/>
        </w:rPr>
        <w:t xml:space="preserve"> </w:t>
      </w:r>
      <w:r w:rsidR="00F35A88">
        <w:rPr>
          <w:color w:val="000000" w:themeColor="text1"/>
        </w:rPr>
        <w:t xml:space="preserve">Some of our initial work captured in this blog </w:t>
      </w:r>
      <w:r w:rsidR="00F35A88">
        <w:fldChar w:fldCharType="begin"/>
      </w:r>
      <w:ins w:id="1" w:author="Paul Morrissey" w:date="2022-03-21T12:49:00Z">
        <w:r w:rsidR="00F35A88">
          <w:instrText xml:space="preserve"> HYPERLINK "</w:instrText>
        </w:r>
      </w:ins>
      <w:r w:rsidR="00F35A88" w:rsidRPr="00F35A88">
        <w:instrText>https://www.hitachivantara.com/blog/accelerates-enterprise-outcomes-with-ai-powered-integrated-platform-in-collaboration-with-nvidia/</w:instrText>
      </w:r>
      <w:ins w:id="2" w:author="Paul Morrissey" w:date="2022-03-21T12:49:00Z">
        <w:r w:rsidR="00F35A88">
          <w:instrText xml:space="preserve">" </w:instrText>
        </w:r>
      </w:ins>
      <w:r w:rsidR="00F35A88">
        <w:fldChar w:fldCharType="separate"/>
      </w:r>
      <w:r w:rsidR="00F35A88" w:rsidRPr="004A7C72">
        <w:rPr>
          <w:rStyle w:val="Hyperlink"/>
        </w:rPr>
        <w:t>https://www.hitachivantara.com/blog/accelerates-enterprise-outcomes-with-ai-powered-integrated-platform-in-collaboration-with-nvidia/</w:t>
      </w:r>
      <w:r w:rsidR="00F35A88">
        <w:fldChar w:fldCharType="end"/>
      </w:r>
    </w:p>
    <w:p w14:paraId="1DC50255" w14:textId="3027AF41" w:rsidR="00CA0642" w:rsidRDefault="00CA0642" w:rsidP="08C8A241">
      <w:pPr>
        <w:pStyle w:val="ListParagraph"/>
        <w:ind w:left="0"/>
        <w:rPr>
          <w:color w:val="000000" w:themeColor="text1"/>
        </w:rPr>
      </w:pPr>
    </w:p>
    <w:p w14:paraId="5D92A183" w14:textId="77777777" w:rsidR="009658D0" w:rsidRDefault="009658D0" w:rsidP="08C8A241">
      <w:pPr>
        <w:pStyle w:val="ListParagraph"/>
        <w:ind w:left="0"/>
        <w:rPr>
          <w:color w:val="000000" w:themeColor="text1"/>
        </w:rPr>
      </w:pPr>
    </w:p>
    <w:p w14:paraId="20CA5E65" w14:textId="1B224D6B" w:rsidR="009658D0" w:rsidRDefault="009658D0" w:rsidP="08C8A241">
      <w:pPr>
        <w:pStyle w:val="ListParagraph"/>
        <w:ind w:left="0"/>
        <w:rPr>
          <w:color w:val="000000" w:themeColor="text1"/>
        </w:rPr>
      </w:pPr>
      <w:r>
        <w:rPr>
          <w:noProof/>
        </w:rPr>
        <w:drawing>
          <wp:inline distT="0" distB="0" distL="0" distR="0" wp14:anchorId="0E00C10A" wp14:editId="118268ED">
            <wp:extent cx="5943600" cy="3325495"/>
            <wp:effectExtent l="0" t="0" r="0" b="825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5943600" cy="3325495"/>
                    </a:xfrm>
                    <a:prstGeom prst="rect">
                      <a:avLst/>
                    </a:prstGeom>
                  </pic:spPr>
                </pic:pic>
              </a:graphicData>
            </a:graphic>
          </wp:inline>
        </w:drawing>
      </w:r>
    </w:p>
    <w:p w14:paraId="52B12001" w14:textId="4F656EFA" w:rsidR="00A07766" w:rsidRPr="00E324BA" w:rsidRDefault="00A07766" w:rsidP="08C8A241">
      <w:pPr>
        <w:pStyle w:val="ListParagraph"/>
        <w:ind w:left="0"/>
        <w:rPr>
          <w:b/>
          <w:bCs/>
          <w:color w:val="000000" w:themeColor="text1"/>
        </w:rPr>
      </w:pPr>
      <w:r w:rsidRPr="00E324BA">
        <w:rPr>
          <w:b/>
          <w:bCs/>
          <w:color w:val="000000" w:themeColor="text1"/>
        </w:rPr>
        <w:t>Q: I want</w:t>
      </w:r>
      <w:r w:rsidR="009E57C4">
        <w:rPr>
          <w:b/>
          <w:bCs/>
          <w:color w:val="000000" w:themeColor="text1"/>
        </w:rPr>
        <w:t xml:space="preserve"> to</w:t>
      </w:r>
      <w:r w:rsidRPr="00E324BA">
        <w:rPr>
          <w:b/>
          <w:bCs/>
          <w:color w:val="000000" w:themeColor="text1"/>
        </w:rPr>
        <w:t xml:space="preserve"> know everything Tanzu</w:t>
      </w:r>
      <w:r w:rsidR="00B91B21" w:rsidRPr="00E324BA">
        <w:rPr>
          <w:b/>
          <w:bCs/>
          <w:color w:val="000000" w:themeColor="text1"/>
        </w:rPr>
        <w:t xml:space="preserve"> </w:t>
      </w:r>
      <w:r w:rsidR="003C05E9">
        <w:rPr>
          <w:b/>
          <w:bCs/>
          <w:color w:val="000000" w:themeColor="text1"/>
        </w:rPr>
        <w:t xml:space="preserve">from sales motion perspective </w:t>
      </w:r>
      <w:r w:rsidR="00B91B21" w:rsidRPr="00E324BA">
        <w:rPr>
          <w:b/>
          <w:bCs/>
          <w:color w:val="000000" w:themeColor="text1"/>
        </w:rPr>
        <w:t>and all the resources that VMware provides</w:t>
      </w:r>
      <w:r w:rsidRPr="00E324BA">
        <w:rPr>
          <w:b/>
          <w:bCs/>
          <w:color w:val="000000" w:themeColor="text1"/>
        </w:rPr>
        <w:t xml:space="preserve">, </w:t>
      </w:r>
      <w:r w:rsidR="00B91B21" w:rsidRPr="00E324BA">
        <w:rPr>
          <w:b/>
          <w:bCs/>
          <w:color w:val="000000" w:themeColor="text1"/>
        </w:rPr>
        <w:t>where would you start</w:t>
      </w:r>
    </w:p>
    <w:p w14:paraId="4CBE925B" w14:textId="6F2C06AF" w:rsidR="00B91B21" w:rsidRDefault="00B91B21" w:rsidP="08C8A241">
      <w:pPr>
        <w:pStyle w:val="ListParagraph"/>
        <w:ind w:left="0"/>
        <w:rPr>
          <w:color w:val="000000" w:themeColor="text1"/>
        </w:rPr>
      </w:pPr>
      <w:r>
        <w:rPr>
          <w:color w:val="000000" w:themeColor="text1"/>
        </w:rPr>
        <w:t>A: I would suggest their partner deck</w:t>
      </w:r>
      <w:r w:rsidR="006B75DC">
        <w:rPr>
          <w:color w:val="000000" w:themeColor="text1"/>
        </w:rPr>
        <w:t xml:space="preserve"> which I have placed </w:t>
      </w:r>
      <w:hyperlink r:id="rId37" w:history="1">
        <w:r w:rsidR="006B75DC" w:rsidRPr="007D1207">
          <w:rPr>
            <w:rStyle w:val="Hyperlink"/>
          </w:rPr>
          <w:t>here</w:t>
        </w:r>
      </w:hyperlink>
      <w:r w:rsidR="006B75DC">
        <w:rPr>
          <w:color w:val="000000" w:themeColor="text1"/>
        </w:rPr>
        <w:t>.</w:t>
      </w:r>
      <w:r w:rsidR="007D1207">
        <w:rPr>
          <w:color w:val="000000" w:themeColor="text1"/>
        </w:rPr>
        <w:t xml:space="preserve"> It covers</w:t>
      </w:r>
      <w:r w:rsidR="00504B24">
        <w:rPr>
          <w:color w:val="000000" w:themeColor="text1"/>
        </w:rPr>
        <w:t xml:space="preserve"> tanzu</w:t>
      </w:r>
      <w:r w:rsidR="007D1207">
        <w:rPr>
          <w:color w:val="000000" w:themeColor="text1"/>
        </w:rPr>
        <w:t xml:space="preserve"> value prop,</w:t>
      </w:r>
      <w:r w:rsidR="00504B24">
        <w:rPr>
          <w:color w:val="000000" w:themeColor="text1"/>
        </w:rPr>
        <w:t xml:space="preserve"> sales motion, </w:t>
      </w:r>
      <w:r w:rsidR="007D1207">
        <w:rPr>
          <w:color w:val="000000" w:themeColor="text1"/>
        </w:rPr>
        <w:t xml:space="preserve"> sales tools, </w:t>
      </w:r>
      <w:r w:rsidR="00504B24">
        <w:rPr>
          <w:color w:val="000000" w:themeColor="text1"/>
        </w:rPr>
        <w:t xml:space="preserve">marketing campaigns, role of partners </w:t>
      </w:r>
      <w:proofErr w:type="gramStart"/>
      <w:r w:rsidR="00504B24">
        <w:rPr>
          <w:color w:val="000000" w:themeColor="text1"/>
        </w:rPr>
        <w:t>etc.</w:t>
      </w:r>
      <w:proofErr w:type="gramEnd"/>
    </w:p>
    <w:p w14:paraId="35CD9335" w14:textId="36B5539C" w:rsidR="00B91B21" w:rsidRPr="00E324BA" w:rsidRDefault="00B91B21" w:rsidP="08C8A241">
      <w:pPr>
        <w:pStyle w:val="ListParagraph"/>
        <w:ind w:left="0"/>
        <w:rPr>
          <w:color w:val="000000" w:themeColor="text1"/>
        </w:rPr>
      </w:pPr>
      <w:r>
        <w:rPr>
          <w:noProof/>
        </w:rPr>
        <w:lastRenderedPageBreak/>
        <w:drawing>
          <wp:inline distT="0" distB="0" distL="0" distR="0" wp14:anchorId="1E0D333A" wp14:editId="6144483D">
            <wp:extent cx="3253740" cy="2944102"/>
            <wp:effectExtent l="0" t="0" r="381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0065" cy="2949825"/>
                    </a:xfrm>
                    <a:prstGeom prst="rect">
                      <a:avLst/>
                    </a:prstGeom>
                    <a:noFill/>
                    <a:ln>
                      <a:noFill/>
                    </a:ln>
                  </pic:spPr>
                </pic:pic>
              </a:graphicData>
            </a:graphic>
          </wp:inline>
        </w:drawing>
      </w:r>
    </w:p>
    <w:p w14:paraId="13A6359A" w14:textId="77777777" w:rsidR="004713B2" w:rsidRDefault="004713B2" w:rsidP="08C8A241">
      <w:pPr>
        <w:pStyle w:val="ListParagraph"/>
        <w:ind w:left="0"/>
        <w:rPr>
          <w:color w:val="000000" w:themeColor="text1"/>
        </w:rPr>
      </w:pPr>
    </w:p>
    <w:p w14:paraId="0C876EE7" w14:textId="77777777" w:rsidR="00044466" w:rsidRPr="006072FF" w:rsidRDefault="00044466" w:rsidP="00044466">
      <w:pPr>
        <w:rPr>
          <w:b/>
          <w:bCs/>
        </w:rPr>
      </w:pPr>
      <w:r w:rsidRPr="006072FF">
        <w:rPr>
          <w:b/>
          <w:bCs/>
        </w:rPr>
        <w:t>Q:  What is CSI?</w:t>
      </w:r>
    </w:p>
    <w:p w14:paraId="42B65196" w14:textId="77777777" w:rsidR="00044466" w:rsidRDefault="00044466" w:rsidP="00044466">
      <w:r>
        <w:t>A:  CSI stands for Container Storage Interface</w:t>
      </w:r>
      <w:proofErr w:type="gramStart"/>
      <w:r>
        <w:t>.  It’s</w:t>
      </w:r>
      <w:proofErr w:type="gramEnd"/>
      <w:r>
        <w:t xml:space="preserve"> a plugin architecture for K8s for storage provider to expose their storage to containers.  </w:t>
      </w:r>
      <w:proofErr w:type="gramStart"/>
      <w:r>
        <w:t>It’s</w:t>
      </w:r>
      <w:proofErr w:type="gramEnd"/>
      <w:r>
        <w:t xml:space="preserve"> a standard used by many storage providers.  Our HSPC uses CSI standard</w:t>
      </w:r>
      <w:proofErr w:type="gramStart"/>
      <w:r>
        <w:t xml:space="preserve">.  </w:t>
      </w:r>
      <w:proofErr w:type="gramEnd"/>
      <w:r>
        <w:t>HSPC capabilities like dynamic provisioning, snapshot, cloning is developed using CSI specs</w:t>
      </w:r>
      <w:proofErr w:type="gramStart"/>
      <w:r>
        <w:t xml:space="preserve">.  </w:t>
      </w:r>
      <w:proofErr w:type="gramEnd"/>
      <w:r>
        <w:fldChar w:fldCharType="begin"/>
      </w:r>
      <w:r>
        <w:instrText xml:space="preserve"> HYPERLINK "https://kubernetes.io/blog/2019/01/15/container-storage-interface-ga/" </w:instrText>
      </w:r>
      <w:r>
        <w:fldChar w:fldCharType="separate"/>
      </w:r>
      <w:r w:rsidRPr="00D27470">
        <w:rPr>
          <w:rStyle w:val="Hyperlink"/>
        </w:rPr>
        <w:t>https://kubernetes.io/blog/2019/01/15/container-storage-interface-ga/</w:t>
      </w:r>
      <w:r>
        <w:rPr>
          <w:rStyle w:val="Hyperlink"/>
        </w:rPr>
        <w:fldChar w:fldCharType="end"/>
      </w:r>
    </w:p>
    <w:p w14:paraId="6764ADC6" w14:textId="77777777" w:rsidR="00044466" w:rsidRDefault="00044466" w:rsidP="00044466"/>
    <w:p w14:paraId="1C6B6D4F" w14:textId="77777777" w:rsidR="00044466" w:rsidRPr="006072FF" w:rsidRDefault="00044466" w:rsidP="00044466">
      <w:pPr>
        <w:pStyle w:val="ListParagraph"/>
        <w:ind w:left="0"/>
        <w:rPr>
          <w:b/>
          <w:bCs/>
          <w:color w:val="000000" w:themeColor="text1"/>
        </w:rPr>
      </w:pPr>
      <w:r w:rsidRPr="006072FF">
        <w:rPr>
          <w:b/>
          <w:bCs/>
          <w:color w:val="000000" w:themeColor="text1"/>
        </w:rPr>
        <w:t>Q: What are all the CSI/Persistent storage options we can provide from Hitachi Vantara</w:t>
      </w:r>
    </w:p>
    <w:p w14:paraId="604D2426" w14:textId="77777777" w:rsidR="00044466" w:rsidRPr="006072FF" w:rsidRDefault="00044466" w:rsidP="00044466">
      <w:pPr>
        <w:pStyle w:val="ListParagraph"/>
        <w:ind w:left="0"/>
        <w:rPr>
          <w:b/>
          <w:bCs/>
          <w:color w:val="000000" w:themeColor="text1"/>
        </w:rPr>
      </w:pPr>
      <w:r w:rsidRPr="006072FF">
        <w:rPr>
          <w:b/>
          <w:bCs/>
          <w:color w:val="000000" w:themeColor="text1"/>
        </w:rPr>
        <w:t xml:space="preserve">A:  </w:t>
      </w:r>
    </w:p>
    <w:p w14:paraId="0A70A558" w14:textId="77777777" w:rsidR="00044466" w:rsidRPr="004F788F" w:rsidRDefault="00044466" w:rsidP="00044466">
      <w:pPr>
        <w:rPr>
          <w:rFonts w:ascii="Times New Roman" w:eastAsia="Times New Roman" w:hAnsi="Times New Roman" w:cs="Times New Roman"/>
        </w:rPr>
      </w:pPr>
      <w:r w:rsidRPr="004F788F">
        <w:rPr>
          <w:rFonts w:ascii="Times New Roman" w:eastAsia="Times New Roman" w:hAnsi="Times New Roman" w:cs="Times New Roman"/>
        </w:rPr>
        <w:t> </w:t>
      </w:r>
    </w:p>
    <w:tbl>
      <w:tblPr>
        <w:tblStyle w:val="GridTable1Light-Accent1"/>
        <w:tblW w:w="0" w:type="dxa"/>
        <w:tblLook w:val="04A0" w:firstRow="1" w:lastRow="0" w:firstColumn="1" w:lastColumn="0" w:noHBand="0" w:noVBand="1"/>
      </w:tblPr>
      <w:tblGrid>
        <w:gridCol w:w="1107"/>
        <w:gridCol w:w="1522"/>
        <w:gridCol w:w="1145"/>
        <w:gridCol w:w="1746"/>
        <w:gridCol w:w="1290"/>
        <w:gridCol w:w="1279"/>
        <w:gridCol w:w="1261"/>
      </w:tblGrid>
      <w:tr w:rsidR="00044466" w:rsidRPr="002E7BC1" w14:paraId="3C839BD4" w14:textId="77777777" w:rsidTr="006072FF">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395" w:type="dxa"/>
            <w:hideMark/>
          </w:tcPr>
          <w:p w14:paraId="1E83C4C9" w14:textId="77777777" w:rsidR="00044466" w:rsidRPr="006072FF" w:rsidRDefault="00044466" w:rsidP="006072FF">
            <w:pPr>
              <w:spacing w:before="100" w:beforeAutospacing="1" w:after="100" w:afterAutospacing="1"/>
              <w:textAlignment w:val="baseline"/>
              <w:rPr>
                <w:rFonts w:eastAsia="Times New Roman" w:cstheme="minorHAnsi"/>
                <w:sz w:val="20"/>
                <w:szCs w:val="20"/>
              </w:rPr>
            </w:pPr>
            <w:r w:rsidRPr="006072FF">
              <w:rPr>
                <w:rFonts w:eastAsia="Times New Roman" w:cstheme="minorHAnsi"/>
                <w:position w:val="1"/>
                <w:sz w:val="20"/>
                <w:szCs w:val="20"/>
              </w:rPr>
              <w:t>Storage </w:t>
            </w:r>
            <w:r w:rsidRPr="006072FF">
              <w:rPr>
                <w:rFonts w:eastAsia="Times New Roman" w:cstheme="minorHAnsi"/>
                <w:sz w:val="20"/>
                <w:szCs w:val="20"/>
              </w:rPr>
              <w:t>​</w:t>
            </w:r>
          </w:p>
        </w:tc>
        <w:tc>
          <w:tcPr>
            <w:tcW w:w="3090" w:type="dxa"/>
            <w:hideMark/>
          </w:tcPr>
          <w:p w14:paraId="4021261E" w14:textId="77777777" w:rsidR="00044466" w:rsidRPr="006072FF" w:rsidRDefault="00044466" w:rsidP="006072F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6072FF">
              <w:rPr>
                <w:rFonts w:eastAsia="Times New Roman" w:cstheme="minorHAnsi"/>
                <w:position w:val="1"/>
                <w:sz w:val="20"/>
                <w:szCs w:val="20"/>
              </w:rPr>
              <w:t>Plugin Description</w:t>
            </w:r>
            <w:r w:rsidRPr="006072FF">
              <w:rPr>
                <w:rFonts w:eastAsia="Times New Roman" w:cstheme="minorHAnsi"/>
                <w:sz w:val="20"/>
                <w:szCs w:val="20"/>
              </w:rPr>
              <w:t>​</w:t>
            </w:r>
          </w:p>
        </w:tc>
        <w:tc>
          <w:tcPr>
            <w:tcW w:w="1665" w:type="dxa"/>
            <w:hideMark/>
          </w:tcPr>
          <w:p w14:paraId="52C0113B" w14:textId="77777777" w:rsidR="00044466" w:rsidRPr="006072FF" w:rsidRDefault="00044466" w:rsidP="006072F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6072FF">
              <w:rPr>
                <w:rFonts w:eastAsia="Times New Roman" w:cstheme="minorHAnsi"/>
                <w:position w:val="1"/>
                <w:sz w:val="20"/>
                <w:szCs w:val="20"/>
              </w:rPr>
              <w:t>Capabilities</w:t>
            </w:r>
            <w:r w:rsidRPr="006072FF">
              <w:rPr>
                <w:rFonts w:eastAsia="Times New Roman" w:cstheme="minorHAnsi"/>
                <w:sz w:val="20"/>
                <w:szCs w:val="20"/>
              </w:rPr>
              <w:t>​</w:t>
            </w:r>
          </w:p>
        </w:tc>
        <w:tc>
          <w:tcPr>
            <w:tcW w:w="1755" w:type="dxa"/>
            <w:hideMark/>
          </w:tcPr>
          <w:p w14:paraId="2D61F773" w14:textId="77777777" w:rsidR="00044466" w:rsidRPr="006072FF" w:rsidRDefault="00044466" w:rsidP="006072F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6072FF">
              <w:rPr>
                <w:rFonts w:eastAsia="Times New Roman" w:cstheme="minorHAnsi"/>
                <w:position w:val="1"/>
                <w:sz w:val="20"/>
                <w:szCs w:val="20"/>
              </w:rPr>
              <w:t>Access</w:t>
            </w:r>
            <w:r w:rsidRPr="006072FF">
              <w:rPr>
                <w:rFonts w:eastAsia="Times New Roman" w:cstheme="minorHAnsi"/>
                <w:sz w:val="20"/>
                <w:szCs w:val="20"/>
              </w:rPr>
              <w:t>​</w:t>
            </w:r>
          </w:p>
        </w:tc>
        <w:tc>
          <w:tcPr>
            <w:tcW w:w="2700" w:type="dxa"/>
            <w:hideMark/>
          </w:tcPr>
          <w:p w14:paraId="225EC9A6" w14:textId="77777777" w:rsidR="00044466" w:rsidRPr="006072FF" w:rsidRDefault="00044466" w:rsidP="006072F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6072FF">
              <w:rPr>
                <w:rFonts w:eastAsia="Times New Roman" w:cstheme="minorHAnsi"/>
                <w:position w:val="1"/>
                <w:sz w:val="20"/>
                <w:szCs w:val="20"/>
              </w:rPr>
              <w:t>Data Services</w:t>
            </w:r>
            <w:r w:rsidRPr="006072FF">
              <w:rPr>
                <w:rFonts w:eastAsia="Times New Roman" w:cstheme="minorHAnsi"/>
                <w:sz w:val="20"/>
                <w:szCs w:val="20"/>
              </w:rPr>
              <w:t>​</w:t>
            </w:r>
          </w:p>
        </w:tc>
        <w:tc>
          <w:tcPr>
            <w:tcW w:w="1185" w:type="dxa"/>
            <w:hideMark/>
          </w:tcPr>
          <w:p w14:paraId="296ABB19" w14:textId="77777777" w:rsidR="00044466" w:rsidRPr="006072FF" w:rsidRDefault="00044466" w:rsidP="006072F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6072FF">
              <w:rPr>
                <w:rFonts w:eastAsia="Times New Roman" w:cstheme="minorHAnsi"/>
                <w:position w:val="1"/>
                <w:sz w:val="20"/>
                <w:szCs w:val="20"/>
              </w:rPr>
              <w:t>Protocol</w:t>
            </w:r>
            <w:r w:rsidRPr="006072FF">
              <w:rPr>
                <w:rFonts w:eastAsia="Times New Roman" w:cstheme="minorHAnsi"/>
                <w:sz w:val="20"/>
                <w:szCs w:val="20"/>
              </w:rPr>
              <w:t>​</w:t>
            </w:r>
          </w:p>
        </w:tc>
        <w:tc>
          <w:tcPr>
            <w:tcW w:w="2565" w:type="dxa"/>
            <w:hideMark/>
          </w:tcPr>
          <w:p w14:paraId="7E988718" w14:textId="77777777" w:rsidR="00044466" w:rsidRPr="006072FF" w:rsidRDefault="00044466" w:rsidP="006072F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6072FF">
              <w:rPr>
                <w:rFonts w:eastAsia="Times New Roman" w:cstheme="minorHAnsi"/>
                <w:position w:val="1"/>
                <w:sz w:val="20"/>
                <w:szCs w:val="20"/>
              </w:rPr>
              <w:t>Comments</w:t>
            </w:r>
            <w:r w:rsidRPr="006072FF">
              <w:rPr>
                <w:rFonts w:eastAsia="Times New Roman" w:cstheme="minorHAnsi"/>
                <w:sz w:val="20"/>
                <w:szCs w:val="20"/>
              </w:rPr>
              <w:t>​</w:t>
            </w:r>
          </w:p>
        </w:tc>
      </w:tr>
      <w:tr w:rsidR="00044466" w:rsidRPr="002E7BC1" w14:paraId="06F5D319" w14:textId="77777777" w:rsidTr="006072FF">
        <w:trPr>
          <w:trHeight w:val="1110"/>
        </w:trPr>
        <w:tc>
          <w:tcPr>
            <w:cnfStyle w:val="001000000000" w:firstRow="0" w:lastRow="0" w:firstColumn="1" w:lastColumn="0" w:oddVBand="0" w:evenVBand="0" w:oddHBand="0" w:evenHBand="0" w:firstRowFirstColumn="0" w:firstRowLastColumn="0" w:lastRowFirstColumn="0" w:lastRowLastColumn="0"/>
            <w:tcW w:w="1395" w:type="dxa"/>
            <w:vMerge w:val="restart"/>
            <w:hideMark/>
          </w:tcPr>
          <w:p w14:paraId="1FFDF473" w14:textId="77777777" w:rsidR="00044466" w:rsidRPr="006072FF" w:rsidRDefault="00044466" w:rsidP="006072FF">
            <w:pPr>
              <w:textAlignment w:val="baseline"/>
              <w:rPr>
                <w:rFonts w:eastAsia="Times New Roman" w:cstheme="minorHAnsi"/>
                <w:color w:val="414141"/>
                <w:sz w:val="20"/>
                <w:szCs w:val="20"/>
              </w:rPr>
            </w:pPr>
            <w:r w:rsidRPr="006072FF">
              <w:rPr>
                <w:rFonts w:eastAsia="Times New Roman" w:cstheme="minorHAnsi"/>
                <w:color w:val="414141"/>
                <w:position w:val="-1"/>
                <w:sz w:val="20"/>
                <w:szCs w:val="20"/>
              </w:rPr>
              <w:t>UCP RS /UCP HC /UCP CI</w:t>
            </w:r>
            <w:r>
              <w:rPr>
                <w:rFonts w:eastAsia="Times New Roman" w:cstheme="minorHAnsi"/>
                <w:color w:val="414141"/>
                <w:position w:val="-1"/>
                <w:sz w:val="20"/>
                <w:szCs w:val="20"/>
              </w:rPr>
              <w:t xml:space="preserve"> </w:t>
            </w:r>
            <w:r w:rsidRPr="006072FF">
              <w:rPr>
                <w:rFonts w:eastAsia="Times New Roman" w:cstheme="minorHAnsi"/>
                <w:color w:val="414141"/>
                <w:position w:val="-1"/>
                <w:sz w:val="20"/>
                <w:szCs w:val="20"/>
              </w:rPr>
              <w:t>with VSP</w:t>
            </w:r>
            <w:r w:rsidRPr="006072FF">
              <w:rPr>
                <w:rFonts w:eastAsia="Times New Roman" w:cstheme="minorHAnsi"/>
                <w:color w:val="414141"/>
                <w:sz w:val="20"/>
                <w:szCs w:val="20"/>
              </w:rPr>
              <w:t>​</w:t>
            </w:r>
          </w:p>
          <w:p w14:paraId="6C97B0D9" w14:textId="77777777" w:rsidR="00044466" w:rsidRPr="006072FF" w:rsidRDefault="00044466" w:rsidP="006072FF">
            <w:pPr>
              <w:textAlignment w:val="baseline"/>
              <w:rPr>
                <w:rFonts w:eastAsia="Times New Roman" w:cstheme="minorHAnsi"/>
                <w:color w:val="414141"/>
                <w:sz w:val="20"/>
                <w:szCs w:val="20"/>
              </w:rPr>
            </w:pPr>
            <w:r w:rsidRPr="006072FF">
              <w:rPr>
                <w:rFonts w:eastAsia="Times New Roman" w:cstheme="minorHAnsi"/>
                <w:color w:val="414141"/>
                <w:position w:val="-1"/>
                <w:sz w:val="20"/>
                <w:szCs w:val="20"/>
              </w:rPr>
              <w:t> </w:t>
            </w:r>
            <w:r w:rsidRPr="006072FF">
              <w:rPr>
                <w:rFonts w:eastAsia="Times New Roman" w:cstheme="minorHAnsi"/>
                <w:color w:val="414141"/>
                <w:sz w:val="20"/>
                <w:szCs w:val="20"/>
              </w:rPr>
              <w:t>​</w:t>
            </w:r>
          </w:p>
          <w:p w14:paraId="12686334" w14:textId="77777777" w:rsidR="00044466" w:rsidRPr="006072FF" w:rsidRDefault="00044466" w:rsidP="006072FF">
            <w:pPr>
              <w:textAlignment w:val="baseline"/>
              <w:rPr>
                <w:rFonts w:eastAsia="Times New Roman" w:cstheme="minorHAnsi"/>
                <w:color w:val="414141"/>
                <w:sz w:val="20"/>
                <w:szCs w:val="20"/>
              </w:rPr>
            </w:pPr>
            <w:r w:rsidRPr="006072FF">
              <w:rPr>
                <w:rFonts w:eastAsia="Times New Roman" w:cstheme="minorHAnsi"/>
                <w:color w:val="414141"/>
                <w:position w:val="-1"/>
                <w:sz w:val="20"/>
                <w:szCs w:val="20"/>
              </w:rPr>
              <w:t>or VSP</w:t>
            </w:r>
            <w:r>
              <w:rPr>
                <w:rFonts w:eastAsia="Times New Roman" w:cstheme="minorHAnsi"/>
                <w:color w:val="414141"/>
                <w:position w:val="-1"/>
                <w:sz w:val="20"/>
                <w:szCs w:val="20"/>
              </w:rPr>
              <w:t xml:space="preserve"> </w:t>
            </w:r>
            <w:r w:rsidRPr="006072FF">
              <w:rPr>
                <w:rFonts w:eastAsia="Times New Roman" w:cstheme="minorHAnsi"/>
                <w:color w:val="414141"/>
                <w:position w:val="-1"/>
                <w:sz w:val="20"/>
                <w:szCs w:val="20"/>
              </w:rPr>
              <w:t>standalone</w:t>
            </w:r>
            <w:r w:rsidRPr="006072FF">
              <w:rPr>
                <w:rFonts w:eastAsia="Times New Roman" w:cstheme="minorHAnsi"/>
                <w:color w:val="414141"/>
                <w:sz w:val="20"/>
                <w:szCs w:val="20"/>
              </w:rPr>
              <w:t>​</w:t>
            </w:r>
          </w:p>
        </w:tc>
        <w:tc>
          <w:tcPr>
            <w:tcW w:w="3090" w:type="dxa"/>
            <w:hideMark/>
          </w:tcPr>
          <w:p w14:paraId="49B28ACC"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HSPC</w:t>
            </w:r>
            <w:r w:rsidRPr="006072FF">
              <w:rPr>
                <w:rFonts w:eastAsia="Times New Roman" w:cstheme="minorHAnsi"/>
                <w:color w:val="414141"/>
                <w:position w:val="1"/>
                <w:sz w:val="20"/>
                <w:szCs w:val="20"/>
              </w:rPr>
              <w:t> – Hitachi Storage Plug-in for Containers (CSI) </w:t>
            </w:r>
            <w:r w:rsidRPr="006072FF">
              <w:rPr>
                <w:rFonts w:eastAsia="Times New Roman" w:cstheme="minorHAnsi"/>
                <w:color w:val="414141"/>
                <w:sz w:val="20"/>
                <w:szCs w:val="20"/>
              </w:rPr>
              <w:t>​</w:t>
            </w:r>
          </w:p>
          <w:p w14:paraId="618383D5"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HRPC</w:t>
            </w:r>
            <w:r w:rsidRPr="006072FF">
              <w:rPr>
                <w:rFonts w:eastAsia="Times New Roman" w:cstheme="minorHAnsi"/>
                <w:color w:val="414141"/>
                <w:position w:val="1"/>
                <w:sz w:val="20"/>
                <w:szCs w:val="20"/>
              </w:rPr>
              <w:t> – Hitachi Storage Replication for Containers </w:t>
            </w:r>
            <w:r w:rsidRPr="006072FF">
              <w:rPr>
                <w:rFonts w:eastAsia="Times New Roman" w:cstheme="minorHAnsi"/>
                <w:color w:val="414141"/>
                <w:sz w:val="20"/>
                <w:szCs w:val="20"/>
              </w:rPr>
              <w:t>​</w:t>
            </w:r>
          </w:p>
          <w:p w14:paraId="0D656669"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HSPP</w:t>
            </w:r>
            <w:r w:rsidRPr="006072FF">
              <w:rPr>
                <w:rFonts w:eastAsia="Times New Roman" w:cstheme="minorHAnsi"/>
                <w:color w:val="414141"/>
                <w:position w:val="1"/>
                <w:sz w:val="20"/>
                <w:szCs w:val="20"/>
              </w:rPr>
              <w:t> – Hitachi Storage Plug-in for Prometheus</w:t>
            </w:r>
            <w:r w:rsidRPr="006072FF">
              <w:rPr>
                <w:rFonts w:eastAsia="Times New Roman" w:cstheme="minorHAnsi"/>
                <w:color w:val="414141"/>
                <w:sz w:val="20"/>
                <w:szCs w:val="20"/>
              </w:rPr>
              <w:t>​</w:t>
            </w:r>
          </w:p>
        </w:tc>
        <w:tc>
          <w:tcPr>
            <w:tcW w:w="1665" w:type="dxa"/>
            <w:hideMark/>
          </w:tcPr>
          <w:p w14:paraId="0616906E"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Dynamic provision Snapshot</w:t>
            </w:r>
            <w:r w:rsidRPr="006072FF">
              <w:rPr>
                <w:rFonts w:eastAsia="Times New Roman" w:cstheme="minorHAnsi"/>
                <w:color w:val="414141"/>
                <w:sz w:val="20"/>
                <w:szCs w:val="20"/>
              </w:rPr>
              <w:t>​</w:t>
            </w:r>
          </w:p>
          <w:p w14:paraId="2AAF8DF9"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Volume expansion</w:t>
            </w:r>
            <w:r w:rsidRPr="006072FF">
              <w:rPr>
                <w:rFonts w:eastAsia="Times New Roman" w:cstheme="minorHAnsi"/>
                <w:color w:val="414141"/>
                <w:sz w:val="20"/>
                <w:szCs w:val="20"/>
              </w:rPr>
              <w:t>​</w:t>
            </w:r>
          </w:p>
          <w:p w14:paraId="2BE66446"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Clone</w:t>
            </w:r>
            <w:r w:rsidRPr="006072FF">
              <w:rPr>
                <w:rFonts w:eastAsia="Times New Roman" w:cstheme="minorHAnsi"/>
                <w:color w:val="414141"/>
                <w:sz w:val="20"/>
                <w:szCs w:val="20"/>
              </w:rPr>
              <w:t>​</w:t>
            </w:r>
          </w:p>
          <w:p w14:paraId="40A18A9A"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RAW block volume​</w:t>
            </w:r>
          </w:p>
        </w:tc>
        <w:tc>
          <w:tcPr>
            <w:tcW w:w="1755" w:type="dxa"/>
            <w:hideMark/>
          </w:tcPr>
          <w:p w14:paraId="104F0021"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RW single node</w:t>
            </w:r>
            <w:r w:rsidRPr="006072FF">
              <w:rPr>
                <w:rFonts w:eastAsia="Times New Roman" w:cstheme="minorHAnsi"/>
                <w:color w:val="414141"/>
                <w:position w:val="1"/>
                <w:sz w:val="20"/>
                <w:szCs w:val="20"/>
              </w:rPr>
              <w:t>(RWO)</w:t>
            </w:r>
            <w:r w:rsidRPr="006072FF">
              <w:rPr>
                <w:rFonts w:eastAsia="Times New Roman" w:cstheme="minorHAnsi"/>
                <w:color w:val="414141"/>
                <w:sz w:val="20"/>
                <w:szCs w:val="20"/>
              </w:rPr>
              <w:t>​</w:t>
            </w:r>
          </w:p>
          <w:p w14:paraId="41C49EB8"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R Only Many</w:t>
            </w:r>
            <w:r w:rsidRPr="006072FF">
              <w:rPr>
                <w:rFonts w:eastAsia="Times New Roman" w:cstheme="minorHAnsi"/>
                <w:color w:val="414141"/>
                <w:position w:val="1"/>
                <w:sz w:val="20"/>
                <w:szCs w:val="20"/>
              </w:rPr>
              <w:t>(ROX)</w:t>
            </w:r>
            <w:r w:rsidRPr="006072FF">
              <w:rPr>
                <w:rFonts w:eastAsia="Times New Roman" w:cstheme="minorHAnsi"/>
                <w:color w:val="414141"/>
                <w:sz w:val="20"/>
                <w:szCs w:val="20"/>
              </w:rPr>
              <w:t>​</w:t>
            </w:r>
          </w:p>
        </w:tc>
        <w:tc>
          <w:tcPr>
            <w:tcW w:w="2700" w:type="dxa"/>
            <w:hideMark/>
          </w:tcPr>
          <w:p w14:paraId="2F09E38B"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Disaster Recovery </w:t>
            </w:r>
            <w:r w:rsidRPr="006072FF">
              <w:rPr>
                <w:rFonts w:eastAsia="Times New Roman" w:cstheme="minorHAnsi"/>
                <w:color w:val="414141"/>
                <w:position w:val="1"/>
                <w:sz w:val="20"/>
                <w:szCs w:val="20"/>
              </w:rPr>
              <w:t>– 2DC</w:t>
            </w:r>
            <w:r w:rsidRPr="006072FF">
              <w:rPr>
                <w:rFonts w:eastAsia="Times New Roman" w:cstheme="minorHAnsi"/>
                <w:color w:val="414141"/>
                <w:sz w:val="20"/>
                <w:szCs w:val="20"/>
              </w:rPr>
              <w:t>​</w:t>
            </w:r>
          </w:p>
          <w:p w14:paraId="296B1826"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Data migration </w:t>
            </w:r>
            <w:r w:rsidRPr="006072FF">
              <w:rPr>
                <w:rFonts w:eastAsia="Times New Roman" w:cstheme="minorHAnsi"/>
                <w:color w:val="414141"/>
                <w:position w:val="1"/>
                <w:sz w:val="20"/>
                <w:szCs w:val="20"/>
              </w:rPr>
              <w:t>to remote cluster</w:t>
            </w:r>
            <w:r w:rsidRPr="006072FF">
              <w:rPr>
                <w:rFonts w:eastAsia="Times New Roman" w:cstheme="minorHAnsi"/>
                <w:color w:val="414141"/>
                <w:sz w:val="20"/>
                <w:szCs w:val="20"/>
              </w:rPr>
              <w:t>​</w:t>
            </w:r>
          </w:p>
          <w:p w14:paraId="0C8A3CAE"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 xml:space="preserve">PV backup </w:t>
            </w:r>
            <w:r w:rsidRPr="006072FF">
              <w:rPr>
                <w:rFonts w:eastAsia="Times New Roman" w:cstheme="minorHAnsi"/>
                <w:color w:val="414141"/>
                <w:position w:val="1"/>
                <w:sz w:val="20"/>
                <w:szCs w:val="20"/>
              </w:rPr>
              <w:t>to remote</w:t>
            </w:r>
            <w:r w:rsidRPr="006072FF">
              <w:rPr>
                <w:rFonts w:eastAsia="Times New Roman" w:cstheme="minorHAnsi"/>
                <w:color w:val="414141"/>
                <w:sz w:val="20"/>
                <w:szCs w:val="20"/>
              </w:rPr>
              <w:t>​</w:t>
            </w:r>
          </w:p>
          <w:p w14:paraId="2E468EA4"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position w:val="1"/>
                <w:sz w:val="20"/>
                <w:szCs w:val="20"/>
              </w:rPr>
              <w:t xml:space="preserve">PV and storage </w:t>
            </w:r>
            <w:r w:rsidRPr="006072FF">
              <w:rPr>
                <w:rFonts w:eastAsia="Times New Roman" w:cstheme="minorHAnsi"/>
                <w:b/>
                <w:bCs/>
                <w:color w:val="414141"/>
                <w:position w:val="1"/>
                <w:sz w:val="20"/>
                <w:szCs w:val="20"/>
              </w:rPr>
              <w:t>monitoring</w:t>
            </w:r>
            <w:r w:rsidRPr="006072FF">
              <w:rPr>
                <w:rFonts w:eastAsia="Times New Roman" w:cstheme="minorHAnsi"/>
                <w:color w:val="414141"/>
                <w:sz w:val="20"/>
                <w:szCs w:val="20"/>
              </w:rPr>
              <w:t>​</w:t>
            </w:r>
          </w:p>
          <w:p w14:paraId="63DB0297"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7F7F7F" w:themeColor="text1" w:themeTint="80"/>
                <w:sz w:val="20"/>
                <w:szCs w:val="20"/>
              </w:rPr>
            </w:pPr>
            <w:r w:rsidRPr="006072FF">
              <w:rPr>
                <w:rFonts w:eastAsia="Times New Roman" w:cstheme="minorHAnsi"/>
                <w:color w:val="7F7F7F" w:themeColor="text1" w:themeTint="80"/>
                <w:position w:val="1"/>
                <w:sz w:val="20"/>
                <w:szCs w:val="20"/>
              </w:rPr>
              <w:t>Stretched PV – 2DC</w:t>
            </w:r>
            <w:r w:rsidRPr="006072FF">
              <w:rPr>
                <w:rFonts w:eastAsia="Times New Roman" w:cstheme="minorHAnsi"/>
                <w:color w:val="7F7F7F" w:themeColor="text1" w:themeTint="80"/>
                <w:sz w:val="20"/>
                <w:szCs w:val="20"/>
                <w:vertAlign w:val="superscript"/>
              </w:rPr>
              <w:t>(future)</w:t>
            </w:r>
            <w:r w:rsidRPr="006072FF">
              <w:rPr>
                <w:rFonts w:eastAsia="Times New Roman" w:cstheme="minorHAnsi"/>
                <w:color w:val="7F7F7F" w:themeColor="text1" w:themeTint="80"/>
                <w:sz w:val="20"/>
                <w:szCs w:val="20"/>
              </w:rPr>
              <w:t>​</w:t>
            </w:r>
          </w:p>
          <w:p w14:paraId="63FF52F7"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7F7F7F" w:themeColor="text1" w:themeTint="80"/>
                <w:position w:val="1"/>
                <w:sz w:val="20"/>
                <w:szCs w:val="20"/>
              </w:rPr>
              <w:t>Multi-tenant storage partition</w:t>
            </w:r>
            <w:r w:rsidRPr="006072FF">
              <w:rPr>
                <w:rFonts w:eastAsia="Times New Roman" w:cstheme="minorHAnsi"/>
                <w:color w:val="7F7F7F" w:themeColor="text1" w:themeTint="80"/>
                <w:sz w:val="20"/>
                <w:szCs w:val="20"/>
                <w:vertAlign w:val="superscript"/>
              </w:rPr>
              <w:t>(future)</w:t>
            </w:r>
            <w:r w:rsidRPr="006072FF">
              <w:rPr>
                <w:rFonts w:eastAsia="Times New Roman" w:cstheme="minorHAnsi"/>
                <w:color w:val="7F7F7F" w:themeColor="text1" w:themeTint="80"/>
                <w:sz w:val="20"/>
                <w:szCs w:val="20"/>
              </w:rPr>
              <w:t>​</w:t>
            </w:r>
          </w:p>
        </w:tc>
        <w:tc>
          <w:tcPr>
            <w:tcW w:w="1185" w:type="dxa"/>
            <w:hideMark/>
          </w:tcPr>
          <w:p w14:paraId="551EAE16"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FC/iSCSI </w:t>
            </w:r>
            <w:r w:rsidRPr="006072FF">
              <w:rPr>
                <w:rFonts w:eastAsia="Times New Roman" w:cstheme="minorHAnsi"/>
                <w:color w:val="414141"/>
                <w:sz w:val="20"/>
                <w:szCs w:val="20"/>
              </w:rPr>
              <w:t>​</w:t>
            </w:r>
          </w:p>
          <w:p w14:paraId="15097276" w14:textId="0B67A16F"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 xml:space="preserve">(iSCSI </w:t>
            </w:r>
            <w:r w:rsidR="006D7776" w:rsidRPr="006072FF">
              <w:rPr>
                <w:rFonts w:eastAsia="Times New Roman" w:cstheme="minorHAnsi"/>
                <w:color w:val="414141"/>
                <w:sz w:val="20"/>
                <w:szCs w:val="20"/>
              </w:rPr>
              <w:t>only for</w:t>
            </w:r>
            <w:r w:rsidRPr="006072FF">
              <w:rPr>
                <w:rFonts w:eastAsia="Times New Roman" w:cstheme="minorHAnsi"/>
                <w:color w:val="414141"/>
                <w:sz w:val="20"/>
                <w:szCs w:val="20"/>
              </w:rPr>
              <w:t xml:space="preserve"> HSPC </w:t>
            </w:r>
            <w:proofErr w:type="spellStart"/>
            <w:r w:rsidRPr="006072FF">
              <w:rPr>
                <w:rFonts w:eastAsia="Times New Roman" w:cstheme="minorHAnsi"/>
                <w:color w:val="414141"/>
                <w:sz w:val="20"/>
                <w:szCs w:val="20"/>
              </w:rPr>
              <w:t>invSphere</w:t>
            </w:r>
            <w:proofErr w:type="spellEnd"/>
            <w:r w:rsidRPr="006072FF">
              <w:rPr>
                <w:rFonts w:eastAsia="Times New Roman" w:cstheme="minorHAnsi"/>
                <w:color w:val="414141"/>
                <w:sz w:val="20"/>
                <w:szCs w:val="20"/>
              </w:rPr>
              <w:t>)​</w:t>
            </w:r>
          </w:p>
        </w:tc>
        <w:tc>
          <w:tcPr>
            <w:tcW w:w="2565" w:type="dxa"/>
            <w:hideMark/>
          </w:tcPr>
          <w:p w14:paraId="2678E4FF" w14:textId="77777777" w:rsidR="00044466" w:rsidRPr="006072FF" w:rsidRDefault="00044466" w:rsidP="006072FF">
            <w:pPr>
              <w:contextualSpacing/>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proofErr w:type="gramStart"/>
            <w:r w:rsidRPr="006072FF">
              <w:rPr>
                <w:rFonts w:eastAsia="Times New Roman" w:cstheme="minorHAnsi"/>
                <w:color w:val="414141"/>
                <w:position w:val="1"/>
                <w:sz w:val="20"/>
                <w:szCs w:val="20"/>
              </w:rPr>
              <w:t>General use</w:t>
            </w:r>
            <w:proofErr w:type="gramEnd"/>
            <w:r w:rsidRPr="006072FF">
              <w:rPr>
                <w:rFonts w:eastAsia="Times New Roman" w:cstheme="minorHAnsi"/>
                <w:color w:val="414141"/>
                <w:position w:val="1"/>
                <w:sz w:val="20"/>
                <w:szCs w:val="20"/>
              </w:rPr>
              <w:t xml:space="preserve"> persistent volumes for container pods running in </w:t>
            </w:r>
            <w:r w:rsidRPr="006072FF">
              <w:rPr>
                <w:rFonts w:eastAsia="Times New Roman" w:cstheme="minorHAnsi"/>
                <w:b/>
                <w:bCs/>
                <w:color w:val="414141"/>
                <w:position w:val="1"/>
                <w:sz w:val="20"/>
                <w:szCs w:val="20"/>
              </w:rPr>
              <w:t>bare metal K8s</w:t>
            </w:r>
            <w:r w:rsidRPr="006072FF">
              <w:rPr>
                <w:rFonts w:eastAsia="Times New Roman" w:cstheme="minorHAnsi"/>
                <w:color w:val="414141"/>
                <w:position w:val="1"/>
                <w:sz w:val="20"/>
                <w:szCs w:val="20"/>
              </w:rPr>
              <w:t xml:space="preserve">nodes and option of </w:t>
            </w:r>
            <w:r w:rsidRPr="006072FF">
              <w:rPr>
                <w:rFonts w:eastAsia="Times New Roman" w:cstheme="minorHAnsi"/>
                <w:b/>
                <w:bCs/>
                <w:color w:val="414141"/>
                <w:position w:val="1"/>
                <w:sz w:val="20"/>
                <w:szCs w:val="20"/>
              </w:rPr>
              <w:t>virtualized K8s</w:t>
            </w:r>
            <w:r w:rsidRPr="006072FF">
              <w:rPr>
                <w:rFonts w:eastAsia="Times New Roman" w:cstheme="minorHAnsi"/>
                <w:color w:val="414141"/>
                <w:position w:val="1"/>
                <w:sz w:val="20"/>
                <w:szCs w:val="20"/>
              </w:rPr>
              <w:t>nodes.</w:t>
            </w:r>
            <w:r w:rsidRPr="006072FF">
              <w:rPr>
                <w:rFonts w:eastAsia="Times New Roman" w:cstheme="minorHAnsi"/>
                <w:color w:val="414141"/>
                <w:sz w:val="20"/>
                <w:szCs w:val="20"/>
              </w:rPr>
              <w:t>​</w:t>
            </w:r>
          </w:p>
        </w:tc>
      </w:tr>
      <w:tr w:rsidR="00044466" w:rsidRPr="002E7BC1" w14:paraId="312DD3C6" w14:textId="77777777" w:rsidTr="006072FF">
        <w:trPr>
          <w:trHeight w:val="690"/>
        </w:trPr>
        <w:tc>
          <w:tcPr>
            <w:cnfStyle w:val="001000000000" w:firstRow="0" w:lastRow="0" w:firstColumn="1" w:lastColumn="0" w:oddVBand="0" w:evenVBand="0" w:oddHBand="0" w:evenHBand="0" w:firstRowFirstColumn="0" w:firstRowLastColumn="0" w:lastRowFirstColumn="0" w:lastRowLastColumn="0"/>
            <w:tcW w:w="0" w:type="auto"/>
            <w:vMerge/>
            <w:hideMark/>
          </w:tcPr>
          <w:p w14:paraId="1FB00C00" w14:textId="77777777" w:rsidR="00044466" w:rsidRPr="006072FF" w:rsidRDefault="00044466" w:rsidP="006072FF">
            <w:pPr>
              <w:rPr>
                <w:rFonts w:eastAsia="Times New Roman" w:cstheme="minorHAnsi"/>
                <w:color w:val="414141"/>
                <w:sz w:val="20"/>
                <w:szCs w:val="20"/>
              </w:rPr>
            </w:pPr>
          </w:p>
        </w:tc>
        <w:tc>
          <w:tcPr>
            <w:tcW w:w="3090" w:type="dxa"/>
            <w:hideMark/>
          </w:tcPr>
          <w:p w14:paraId="3FC90C08"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VMware CNS-CSI</w:t>
            </w:r>
            <w:r w:rsidRPr="006072FF">
              <w:rPr>
                <w:rFonts w:eastAsia="Times New Roman" w:cstheme="minorHAnsi"/>
                <w:color w:val="414141"/>
                <w:position w:val="1"/>
                <w:sz w:val="20"/>
                <w:szCs w:val="20"/>
              </w:rPr>
              <w:t> with Hitachi VASA Provider (vVols, VMFS)</w:t>
            </w:r>
            <w:r w:rsidRPr="006072FF">
              <w:rPr>
                <w:rFonts w:eastAsia="Times New Roman" w:cstheme="minorHAnsi"/>
                <w:color w:val="414141"/>
                <w:sz w:val="20"/>
                <w:szCs w:val="20"/>
              </w:rPr>
              <w:t>​</w:t>
            </w:r>
          </w:p>
        </w:tc>
        <w:tc>
          <w:tcPr>
            <w:tcW w:w="1665" w:type="dxa"/>
            <w:hideMark/>
          </w:tcPr>
          <w:p w14:paraId="1EDF52F2"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Dynamic provision Snapshot</w:t>
            </w:r>
            <w:r w:rsidRPr="006072FF">
              <w:rPr>
                <w:rFonts w:eastAsia="Times New Roman" w:cstheme="minorHAnsi"/>
                <w:color w:val="414141"/>
                <w:sz w:val="20"/>
                <w:szCs w:val="20"/>
              </w:rPr>
              <w:t>​</w:t>
            </w:r>
          </w:p>
          <w:p w14:paraId="787DBEB0"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Volume expansion</w:t>
            </w:r>
            <w:r w:rsidRPr="006072FF">
              <w:rPr>
                <w:rFonts w:eastAsia="Times New Roman" w:cstheme="minorHAnsi"/>
                <w:color w:val="414141"/>
                <w:sz w:val="20"/>
                <w:szCs w:val="20"/>
              </w:rPr>
              <w:t>​</w:t>
            </w:r>
          </w:p>
          <w:p w14:paraId="0B096FA9"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RAW block volume​</w:t>
            </w:r>
          </w:p>
        </w:tc>
        <w:tc>
          <w:tcPr>
            <w:tcW w:w="1755" w:type="dxa"/>
            <w:hideMark/>
          </w:tcPr>
          <w:p w14:paraId="040D547B"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RW Single</w:t>
            </w:r>
            <w:r w:rsidRPr="006072FF">
              <w:rPr>
                <w:rFonts w:eastAsia="Times New Roman" w:cstheme="minorHAnsi"/>
                <w:color w:val="414141"/>
                <w:position w:val="1"/>
                <w:sz w:val="20"/>
                <w:szCs w:val="20"/>
              </w:rPr>
              <w:t>(RWO)</w:t>
            </w:r>
            <w:r w:rsidRPr="006072FF">
              <w:rPr>
                <w:rFonts w:eastAsia="Times New Roman" w:cstheme="minorHAnsi"/>
                <w:color w:val="414141"/>
                <w:sz w:val="20"/>
                <w:szCs w:val="20"/>
              </w:rPr>
              <w:t>​</w:t>
            </w:r>
          </w:p>
        </w:tc>
        <w:tc>
          <w:tcPr>
            <w:tcW w:w="2700" w:type="dxa"/>
            <w:hideMark/>
          </w:tcPr>
          <w:p w14:paraId="0E6E9B00"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8D8D8D"/>
                <w:position w:val="1"/>
                <w:sz w:val="20"/>
                <w:szCs w:val="20"/>
              </w:rPr>
              <w:t>2xDC Disaster Recovery (VASA-vVols with Async and Sync replication</w:t>
            </w:r>
            <w:r w:rsidRPr="006072FF">
              <w:rPr>
                <w:rFonts w:eastAsia="Times New Roman" w:cstheme="minorHAnsi"/>
                <w:color w:val="414141"/>
                <w:sz w:val="20"/>
                <w:szCs w:val="20"/>
              </w:rPr>
              <w:t>​</w:t>
            </w:r>
          </w:p>
          <w:p w14:paraId="443CF7D6"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1185" w:type="dxa"/>
            <w:hideMark/>
          </w:tcPr>
          <w:p w14:paraId="71FCA65B"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FC/iSCSI </w:t>
            </w:r>
            <w:r w:rsidRPr="006072FF">
              <w:rPr>
                <w:rFonts w:eastAsia="Times New Roman" w:cstheme="minorHAnsi"/>
                <w:color w:val="414141"/>
                <w:sz w:val="20"/>
                <w:szCs w:val="20"/>
              </w:rPr>
              <w:t>​</w:t>
            </w:r>
          </w:p>
          <w:p w14:paraId="0486D431"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2565" w:type="dxa"/>
            <w:hideMark/>
          </w:tcPr>
          <w:p w14:paraId="43871B44"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proofErr w:type="gramStart"/>
            <w:r w:rsidRPr="006072FF">
              <w:rPr>
                <w:rFonts w:eastAsia="Times New Roman" w:cstheme="minorHAnsi"/>
                <w:color w:val="414141"/>
                <w:position w:val="1"/>
                <w:sz w:val="20"/>
                <w:szCs w:val="20"/>
              </w:rPr>
              <w:t>General use</w:t>
            </w:r>
            <w:proofErr w:type="gramEnd"/>
            <w:r w:rsidRPr="006072FF">
              <w:rPr>
                <w:rFonts w:eastAsia="Times New Roman" w:cstheme="minorHAnsi"/>
                <w:color w:val="414141"/>
                <w:position w:val="1"/>
                <w:sz w:val="20"/>
                <w:szCs w:val="20"/>
              </w:rPr>
              <w:t xml:space="preserve"> persistent volumes for container pods running in </w:t>
            </w:r>
            <w:r w:rsidRPr="006072FF">
              <w:rPr>
                <w:rFonts w:eastAsia="Times New Roman" w:cstheme="minorHAnsi"/>
                <w:b/>
                <w:bCs/>
                <w:color w:val="414141"/>
                <w:position w:val="1"/>
                <w:sz w:val="20"/>
                <w:szCs w:val="20"/>
              </w:rPr>
              <w:t>virtualized K8s</w:t>
            </w:r>
            <w:r w:rsidRPr="006072FF">
              <w:rPr>
                <w:rFonts w:eastAsia="Times New Roman" w:cstheme="minorHAnsi"/>
                <w:color w:val="414141"/>
                <w:position w:val="1"/>
                <w:sz w:val="20"/>
                <w:szCs w:val="20"/>
              </w:rPr>
              <w:t>nodes.</w:t>
            </w:r>
            <w:r w:rsidRPr="006072FF">
              <w:rPr>
                <w:rFonts w:eastAsia="Times New Roman" w:cstheme="minorHAnsi"/>
                <w:color w:val="414141"/>
                <w:sz w:val="20"/>
                <w:szCs w:val="20"/>
              </w:rPr>
              <w:t>​</w:t>
            </w:r>
          </w:p>
        </w:tc>
      </w:tr>
      <w:tr w:rsidR="00044466" w:rsidRPr="002E7BC1" w14:paraId="2BDEEF73" w14:textId="77777777" w:rsidTr="006072FF">
        <w:trPr>
          <w:trHeight w:val="885"/>
        </w:trPr>
        <w:tc>
          <w:tcPr>
            <w:cnfStyle w:val="001000000000" w:firstRow="0" w:lastRow="0" w:firstColumn="1" w:lastColumn="0" w:oddVBand="0" w:evenVBand="0" w:oddHBand="0" w:evenHBand="0" w:firstRowFirstColumn="0" w:firstRowLastColumn="0" w:lastRowFirstColumn="0" w:lastRowLastColumn="0"/>
            <w:tcW w:w="1395" w:type="dxa"/>
            <w:hideMark/>
          </w:tcPr>
          <w:p w14:paraId="46222520" w14:textId="77777777" w:rsidR="00044466" w:rsidRPr="006072FF" w:rsidRDefault="00044466" w:rsidP="006072FF">
            <w:pPr>
              <w:textAlignment w:val="baseline"/>
              <w:rPr>
                <w:rFonts w:eastAsia="Times New Roman" w:cstheme="minorHAnsi"/>
                <w:color w:val="414141"/>
                <w:sz w:val="20"/>
                <w:szCs w:val="20"/>
              </w:rPr>
            </w:pPr>
            <w:r w:rsidRPr="006072FF">
              <w:rPr>
                <w:rFonts w:eastAsia="Times New Roman" w:cstheme="minorHAnsi"/>
                <w:color w:val="414141"/>
                <w:position w:val="-1"/>
                <w:sz w:val="20"/>
                <w:szCs w:val="20"/>
              </w:rPr>
              <w:t>UCP HC</w:t>
            </w:r>
            <w:r w:rsidRPr="006072FF">
              <w:rPr>
                <w:rFonts w:eastAsia="Times New Roman" w:cstheme="minorHAnsi"/>
                <w:color w:val="414141"/>
                <w:sz w:val="20"/>
                <w:szCs w:val="20"/>
              </w:rPr>
              <w:t>​</w:t>
            </w:r>
          </w:p>
        </w:tc>
        <w:tc>
          <w:tcPr>
            <w:tcW w:w="3090" w:type="dxa"/>
            <w:hideMark/>
          </w:tcPr>
          <w:p w14:paraId="26F7206E"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VMware CNS-CSI</w:t>
            </w:r>
            <w:r w:rsidRPr="006072FF">
              <w:rPr>
                <w:rFonts w:eastAsia="Times New Roman" w:cstheme="minorHAnsi"/>
                <w:color w:val="414141"/>
                <w:sz w:val="20"/>
                <w:szCs w:val="20"/>
              </w:rPr>
              <w:t>​</w:t>
            </w:r>
          </w:p>
        </w:tc>
        <w:tc>
          <w:tcPr>
            <w:tcW w:w="1665" w:type="dxa"/>
            <w:hideMark/>
          </w:tcPr>
          <w:p w14:paraId="71A3F3B3"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Dynamic provision Snapshot</w:t>
            </w:r>
            <w:r w:rsidRPr="006072FF">
              <w:rPr>
                <w:rFonts w:eastAsia="Times New Roman" w:cstheme="minorHAnsi"/>
                <w:color w:val="414141"/>
                <w:sz w:val="20"/>
                <w:szCs w:val="20"/>
              </w:rPr>
              <w:t>​</w:t>
            </w:r>
          </w:p>
          <w:p w14:paraId="39C90EC4"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Volume expansion</w:t>
            </w:r>
            <w:r w:rsidRPr="006072FF">
              <w:rPr>
                <w:rFonts w:eastAsia="Times New Roman" w:cstheme="minorHAnsi"/>
                <w:color w:val="414141"/>
                <w:sz w:val="20"/>
                <w:szCs w:val="20"/>
              </w:rPr>
              <w:t>​</w:t>
            </w:r>
          </w:p>
          <w:p w14:paraId="71484F0A"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RAW block volume​</w:t>
            </w:r>
          </w:p>
        </w:tc>
        <w:tc>
          <w:tcPr>
            <w:tcW w:w="1755" w:type="dxa"/>
            <w:hideMark/>
          </w:tcPr>
          <w:p w14:paraId="7E0D2AAA"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RW Single</w:t>
            </w:r>
            <w:r w:rsidRPr="006072FF">
              <w:rPr>
                <w:rFonts w:eastAsia="Times New Roman" w:cstheme="minorHAnsi"/>
                <w:color w:val="414141"/>
                <w:position w:val="1"/>
                <w:sz w:val="20"/>
                <w:szCs w:val="20"/>
              </w:rPr>
              <w:t>(RWO)(block)</w:t>
            </w:r>
            <w:r w:rsidRPr="006072FF">
              <w:rPr>
                <w:rFonts w:eastAsia="Times New Roman" w:cstheme="minorHAnsi"/>
                <w:color w:val="414141"/>
                <w:sz w:val="20"/>
                <w:szCs w:val="20"/>
              </w:rPr>
              <w:t>​</w:t>
            </w:r>
          </w:p>
          <w:p w14:paraId="5A2ABBA9"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RW Multi</w:t>
            </w:r>
            <w:r w:rsidRPr="006072FF">
              <w:rPr>
                <w:rFonts w:eastAsia="Times New Roman" w:cstheme="minorHAnsi"/>
                <w:color w:val="414141"/>
                <w:position w:val="1"/>
                <w:sz w:val="20"/>
                <w:szCs w:val="20"/>
              </w:rPr>
              <w:t>(RWX)(file)</w:t>
            </w:r>
            <w:r w:rsidRPr="006072FF">
              <w:rPr>
                <w:rFonts w:eastAsia="Times New Roman" w:cstheme="minorHAnsi"/>
                <w:color w:val="414141"/>
                <w:sz w:val="20"/>
                <w:szCs w:val="20"/>
              </w:rPr>
              <w:t>​</w:t>
            </w:r>
          </w:p>
          <w:p w14:paraId="346E1EA2"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2700" w:type="dxa"/>
            <w:hideMark/>
          </w:tcPr>
          <w:p w14:paraId="7F99F754"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1185" w:type="dxa"/>
            <w:hideMark/>
          </w:tcPr>
          <w:p w14:paraId="50B2407C"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FC/iSCSI</w:t>
            </w:r>
            <w:r w:rsidRPr="006072FF">
              <w:rPr>
                <w:rFonts w:eastAsia="Times New Roman" w:cstheme="minorHAnsi"/>
                <w:color w:val="414141"/>
                <w:sz w:val="20"/>
                <w:szCs w:val="20"/>
              </w:rPr>
              <w:t>​</w:t>
            </w:r>
          </w:p>
          <w:p w14:paraId="6160AF55"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NFS </w:t>
            </w:r>
            <w:r w:rsidRPr="006072FF">
              <w:rPr>
                <w:rFonts w:eastAsia="Times New Roman" w:cstheme="minorHAnsi"/>
                <w:color w:val="414141"/>
                <w:sz w:val="20"/>
                <w:szCs w:val="20"/>
              </w:rPr>
              <w:t>(vSANfile services)​</w:t>
            </w:r>
          </w:p>
        </w:tc>
        <w:tc>
          <w:tcPr>
            <w:tcW w:w="2565" w:type="dxa"/>
            <w:hideMark/>
          </w:tcPr>
          <w:p w14:paraId="55334B5C"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proofErr w:type="gramStart"/>
            <w:r w:rsidRPr="006072FF">
              <w:rPr>
                <w:rFonts w:eastAsia="Times New Roman" w:cstheme="minorHAnsi"/>
                <w:color w:val="414141"/>
                <w:position w:val="1"/>
                <w:sz w:val="20"/>
                <w:szCs w:val="20"/>
              </w:rPr>
              <w:t>General use</w:t>
            </w:r>
            <w:proofErr w:type="gramEnd"/>
            <w:r w:rsidRPr="006072FF">
              <w:rPr>
                <w:rFonts w:eastAsia="Times New Roman" w:cstheme="minorHAnsi"/>
                <w:color w:val="414141"/>
                <w:position w:val="1"/>
                <w:sz w:val="20"/>
                <w:szCs w:val="20"/>
              </w:rPr>
              <w:t xml:space="preserve"> persistent volumes for container pods running in </w:t>
            </w:r>
            <w:r w:rsidRPr="006072FF">
              <w:rPr>
                <w:rFonts w:eastAsia="Times New Roman" w:cstheme="minorHAnsi"/>
                <w:b/>
                <w:bCs/>
                <w:color w:val="414141"/>
                <w:position w:val="1"/>
                <w:sz w:val="20"/>
                <w:szCs w:val="20"/>
              </w:rPr>
              <w:t>virtualized K8s</w:t>
            </w:r>
            <w:r w:rsidRPr="006072FF">
              <w:rPr>
                <w:rFonts w:eastAsia="Times New Roman" w:cstheme="minorHAnsi"/>
                <w:color w:val="414141"/>
                <w:position w:val="1"/>
                <w:sz w:val="20"/>
                <w:szCs w:val="20"/>
              </w:rPr>
              <w:t>nodes.</w:t>
            </w:r>
            <w:r w:rsidRPr="006072FF">
              <w:rPr>
                <w:rFonts w:eastAsia="Times New Roman" w:cstheme="minorHAnsi"/>
                <w:color w:val="414141"/>
                <w:sz w:val="20"/>
                <w:szCs w:val="20"/>
              </w:rPr>
              <w:t>​</w:t>
            </w:r>
          </w:p>
        </w:tc>
      </w:tr>
      <w:tr w:rsidR="00044466" w:rsidRPr="002E7BC1" w14:paraId="504237F3" w14:textId="77777777" w:rsidTr="006072FF">
        <w:trPr>
          <w:trHeight w:val="975"/>
        </w:trPr>
        <w:tc>
          <w:tcPr>
            <w:cnfStyle w:val="001000000000" w:firstRow="0" w:lastRow="0" w:firstColumn="1" w:lastColumn="0" w:oddVBand="0" w:evenVBand="0" w:oddHBand="0" w:evenHBand="0" w:firstRowFirstColumn="0" w:firstRowLastColumn="0" w:lastRowFirstColumn="0" w:lastRowLastColumn="0"/>
            <w:tcW w:w="1395" w:type="dxa"/>
            <w:hideMark/>
          </w:tcPr>
          <w:p w14:paraId="2294DF41" w14:textId="77777777" w:rsidR="00044466" w:rsidRPr="006072FF" w:rsidRDefault="00044466" w:rsidP="006072FF">
            <w:pPr>
              <w:textAlignment w:val="baseline"/>
              <w:rPr>
                <w:rFonts w:eastAsia="Times New Roman" w:cstheme="minorHAnsi"/>
                <w:color w:val="414141"/>
                <w:sz w:val="20"/>
                <w:szCs w:val="20"/>
              </w:rPr>
            </w:pPr>
            <w:r w:rsidRPr="006072FF">
              <w:rPr>
                <w:rFonts w:eastAsia="Times New Roman" w:cstheme="minorHAnsi"/>
                <w:color w:val="414141"/>
                <w:position w:val="-1"/>
                <w:sz w:val="20"/>
                <w:szCs w:val="20"/>
              </w:rPr>
              <w:t>VSS Block</w:t>
            </w:r>
            <w:r w:rsidRPr="006072FF">
              <w:rPr>
                <w:rFonts w:eastAsia="Times New Roman" w:cstheme="minorHAnsi"/>
                <w:color w:val="414141"/>
                <w:sz w:val="20"/>
                <w:szCs w:val="20"/>
              </w:rPr>
              <w:t>​</w:t>
            </w:r>
          </w:p>
        </w:tc>
        <w:tc>
          <w:tcPr>
            <w:tcW w:w="3090" w:type="dxa"/>
            <w:hideMark/>
          </w:tcPr>
          <w:p w14:paraId="4445773C"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HSPC</w:t>
            </w:r>
            <w:r w:rsidRPr="006072FF">
              <w:rPr>
                <w:rFonts w:eastAsia="Times New Roman" w:cstheme="minorHAnsi"/>
                <w:color w:val="414141"/>
                <w:position w:val="1"/>
                <w:sz w:val="20"/>
                <w:szCs w:val="20"/>
              </w:rPr>
              <w:t> – Hitachi Storage Plug-in for Containers (CSI) </w:t>
            </w:r>
            <w:r w:rsidRPr="006072FF">
              <w:rPr>
                <w:rFonts w:eastAsia="Times New Roman" w:cstheme="minorHAnsi"/>
                <w:color w:val="414141"/>
                <w:sz w:val="20"/>
                <w:szCs w:val="20"/>
              </w:rPr>
              <w:t>​</w:t>
            </w:r>
          </w:p>
        </w:tc>
        <w:tc>
          <w:tcPr>
            <w:tcW w:w="1665" w:type="dxa"/>
            <w:hideMark/>
          </w:tcPr>
          <w:p w14:paraId="37FC2299"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Dynamic provision</w:t>
            </w:r>
            <w:r w:rsidRPr="006072FF">
              <w:rPr>
                <w:rFonts w:eastAsia="Times New Roman" w:cstheme="minorHAnsi"/>
                <w:color w:val="414141"/>
                <w:sz w:val="20"/>
                <w:szCs w:val="20"/>
              </w:rPr>
              <w:t>​</w:t>
            </w:r>
          </w:p>
        </w:tc>
        <w:tc>
          <w:tcPr>
            <w:tcW w:w="1755" w:type="dxa"/>
            <w:hideMark/>
          </w:tcPr>
          <w:p w14:paraId="5EC80D57"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RW single node</w:t>
            </w:r>
            <w:r w:rsidRPr="006072FF">
              <w:rPr>
                <w:rFonts w:eastAsia="Times New Roman" w:cstheme="minorHAnsi"/>
                <w:color w:val="414141"/>
                <w:position w:val="1"/>
                <w:sz w:val="20"/>
                <w:szCs w:val="20"/>
              </w:rPr>
              <w:t>(RWO)</w:t>
            </w:r>
            <w:r w:rsidRPr="006072FF">
              <w:rPr>
                <w:rFonts w:eastAsia="Times New Roman" w:cstheme="minorHAnsi"/>
                <w:color w:val="414141"/>
                <w:sz w:val="20"/>
                <w:szCs w:val="20"/>
              </w:rPr>
              <w:t>​</w:t>
            </w:r>
          </w:p>
          <w:p w14:paraId="3BB4A091"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2700" w:type="dxa"/>
            <w:hideMark/>
          </w:tcPr>
          <w:p w14:paraId="1B80ABFA"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8D8D8D"/>
                <w:position w:val="1"/>
                <w:sz w:val="20"/>
                <w:szCs w:val="20"/>
              </w:rPr>
              <w:t>(future)</w:t>
            </w:r>
            <w:r w:rsidRPr="006072FF">
              <w:rPr>
                <w:rFonts w:eastAsia="Times New Roman" w:cstheme="minorHAnsi"/>
                <w:color w:val="414141"/>
                <w:sz w:val="20"/>
                <w:szCs w:val="20"/>
              </w:rPr>
              <w:t>​</w:t>
            </w:r>
          </w:p>
          <w:p w14:paraId="32524C5F"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1185" w:type="dxa"/>
            <w:hideMark/>
          </w:tcPr>
          <w:p w14:paraId="1A4894FB"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FC/iSCSI </w:t>
            </w:r>
            <w:r w:rsidRPr="006072FF">
              <w:rPr>
                <w:rFonts w:eastAsia="Times New Roman" w:cstheme="minorHAnsi"/>
                <w:color w:val="414141"/>
                <w:sz w:val="20"/>
                <w:szCs w:val="20"/>
              </w:rPr>
              <w:t>​</w:t>
            </w:r>
          </w:p>
          <w:p w14:paraId="6D882B0F"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(iSCSI onlyfor HSPC invSphere)​</w:t>
            </w:r>
          </w:p>
        </w:tc>
        <w:tc>
          <w:tcPr>
            <w:tcW w:w="2565" w:type="dxa"/>
            <w:hideMark/>
          </w:tcPr>
          <w:p w14:paraId="1BE8E267"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proofErr w:type="gramStart"/>
            <w:r w:rsidRPr="006072FF">
              <w:rPr>
                <w:rFonts w:eastAsia="Times New Roman" w:cstheme="minorHAnsi"/>
                <w:color w:val="414141"/>
                <w:position w:val="1"/>
                <w:sz w:val="20"/>
                <w:szCs w:val="20"/>
              </w:rPr>
              <w:t>General use</w:t>
            </w:r>
            <w:proofErr w:type="gramEnd"/>
            <w:r w:rsidRPr="006072FF">
              <w:rPr>
                <w:rFonts w:eastAsia="Times New Roman" w:cstheme="minorHAnsi"/>
                <w:color w:val="414141"/>
                <w:position w:val="1"/>
                <w:sz w:val="20"/>
                <w:szCs w:val="20"/>
              </w:rPr>
              <w:t xml:space="preserve"> persistent volumes for container pods running in </w:t>
            </w:r>
            <w:r w:rsidRPr="006072FF">
              <w:rPr>
                <w:rFonts w:eastAsia="Times New Roman" w:cstheme="minorHAnsi"/>
                <w:b/>
                <w:bCs/>
                <w:color w:val="414141"/>
                <w:position w:val="1"/>
                <w:sz w:val="20"/>
                <w:szCs w:val="20"/>
              </w:rPr>
              <w:t>bare metal K8s</w:t>
            </w:r>
            <w:r w:rsidRPr="006072FF">
              <w:rPr>
                <w:rFonts w:eastAsia="Times New Roman" w:cstheme="minorHAnsi"/>
                <w:color w:val="414141"/>
                <w:position w:val="1"/>
                <w:sz w:val="20"/>
                <w:szCs w:val="20"/>
              </w:rPr>
              <w:t xml:space="preserve">nodes and option of </w:t>
            </w:r>
            <w:r w:rsidRPr="006072FF">
              <w:rPr>
                <w:rFonts w:eastAsia="Times New Roman" w:cstheme="minorHAnsi"/>
                <w:b/>
                <w:bCs/>
                <w:color w:val="414141"/>
                <w:position w:val="1"/>
                <w:sz w:val="20"/>
                <w:szCs w:val="20"/>
              </w:rPr>
              <w:t>virtualized K8snodes</w:t>
            </w:r>
            <w:r w:rsidRPr="006072FF">
              <w:rPr>
                <w:rFonts w:eastAsia="Times New Roman" w:cstheme="minorHAnsi"/>
                <w:color w:val="414141"/>
                <w:position w:val="1"/>
                <w:sz w:val="20"/>
                <w:szCs w:val="20"/>
              </w:rPr>
              <w:t>.</w:t>
            </w:r>
            <w:r w:rsidRPr="006072FF">
              <w:rPr>
                <w:rFonts w:eastAsia="Times New Roman" w:cstheme="minorHAnsi"/>
                <w:color w:val="414141"/>
                <w:sz w:val="20"/>
                <w:szCs w:val="20"/>
              </w:rPr>
              <w:t>​</w:t>
            </w:r>
          </w:p>
        </w:tc>
      </w:tr>
      <w:tr w:rsidR="00044466" w:rsidRPr="002E7BC1" w14:paraId="3A8A511E" w14:textId="77777777" w:rsidTr="006072FF">
        <w:trPr>
          <w:trHeight w:val="840"/>
        </w:trPr>
        <w:tc>
          <w:tcPr>
            <w:cnfStyle w:val="001000000000" w:firstRow="0" w:lastRow="0" w:firstColumn="1" w:lastColumn="0" w:oddVBand="0" w:evenVBand="0" w:oddHBand="0" w:evenHBand="0" w:firstRowFirstColumn="0" w:firstRowLastColumn="0" w:lastRowFirstColumn="0" w:lastRowLastColumn="0"/>
            <w:tcW w:w="1395" w:type="dxa"/>
            <w:hideMark/>
          </w:tcPr>
          <w:p w14:paraId="17693767" w14:textId="77777777" w:rsidR="00044466" w:rsidRPr="006072FF" w:rsidRDefault="00044466" w:rsidP="006072FF">
            <w:pPr>
              <w:textAlignment w:val="baseline"/>
              <w:rPr>
                <w:rFonts w:eastAsia="Times New Roman" w:cstheme="minorHAnsi"/>
                <w:color w:val="414141"/>
                <w:sz w:val="20"/>
                <w:szCs w:val="20"/>
              </w:rPr>
            </w:pPr>
            <w:r w:rsidRPr="006072FF">
              <w:rPr>
                <w:rFonts w:eastAsia="Times New Roman" w:cstheme="minorHAnsi"/>
                <w:color w:val="414141"/>
                <w:position w:val="-1"/>
                <w:sz w:val="20"/>
                <w:szCs w:val="20"/>
              </w:rPr>
              <w:t>HNAS</w:t>
            </w:r>
            <w:r w:rsidRPr="006072FF">
              <w:rPr>
                <w:rFonts w:eastAsia="Times New Roman" w:cstheme="minorHAnsi"/>
                <w:color w:val="414141"/>
                <w:sz w:val="20"/>
                <w:szCs w:val="20"/>
              </w:rPr>
              <w:t>​</w:t>
            </w:r>
          </w:p>
        </w:tc>
        <w:tc>
          <w:tcPr>
            <w:tcW w:w="3090" w:type="dxa"/>
            <w:hideMark/>
          </w:tcPr>
          <w:p w14:paraId="3A7F20E4"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HNAS CSI</w:t>
            </w:r>
            <w:r w:rsidRPr="006072FF">
              <w:rPr>
                <w:rFonts w:eastAsia="Times New Roman" w:cstheme="minorHAnsi"/>
                <w:color w:val="414141"/>
                <w:sz w:val="20"/>
                <w:szCs w:val="20"/>
              </w:rPr>
              <w:t>​</w:t>
            </w:r>
          </w:p>
        </w:tc>
        <w:tc>
          <w:tcPr>
            <w:tcW w:w="1665" w:type="dxa"/>
            <w:hideMark/>
          </w:tcPr>
          <w:p w14:paraId="3A1DA6B1"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Dynamic provision Snapshot</w:t>
            </w:r>
            <w:r w:rsidRPr="006072FF">
              <w:rPr>
                <w:rFonts w:eastAsia="Times New Roman" w:cstheme="minorHAnsi"/>
                <w:color w:val="414141"/>
                <w:sz w:val="20"/>
                <w:szCs w:val="20"/>
              </w:rPr>
              <w:t>​</w:t>
            </w:r>
          </w:p>
          <w:p w14:paraId="1E90A24E"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sz w:val="20"/>
                <w:szCs w:val="20"/>
              </w:rPr>
              <w:t>Clone</w:t>
            </w:r>
            <w:r w:rsidRPr="006072FF">
              <w:rPr>
                <w:rFonts w:eastAsia="Times New Roman" w:cstheme="minorHAnsi"/>
                <w:color w:val="414141"/>
                <w:sz w:val="20"/>
                <w:szCs w:val="20"/>
              </w:rPr>
              <w:t>​</w:t>
            </w:r>
          </w:p>
        </w:tc>
        <w:tc>
          <w:tcPr>
            <w:tcW w:w="1755" w:type="dxa"/>
            <w:hideMark/>
          </w:tcPr>
          <w:p w14:paraId="2DAF412F"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RW Multi</w:t>
            </w:r>
            <w:r w:rsidRPr="006072FF">
              <w:rPr>
                <w:rFonts w:eastAsia="Times New Roman" w:cstheme="minorHAnsi"/>
                <w:color w:val="414141"/>
                <w:position w:val="1"/>
                <w:sz w:val="20"/>
                <w:szCs w:val="20"/>
              </w:rPr>
              <w:t>(RWX)</w:t>
            </w:r>
            <w:r w:rsidRPr="006072FF">
              <w:rPr>
                <w:rFonts w:eastAsia="Times New Roman" w:cstheme="minorHAnsi"/>
                <w:color w:val="414141"/>
                <w:sz w:val="20"/>
                <w:szCs w:val="20"/>
              </w:rPr>
              <w:t>​</w:t>
            </w:r>
          </w:p>
        </w:tc>
        <w:tc>
          <w:tcPr>
            <w:tcW w:w="2700" w:type="dxa"/>
            <w:hideMark/>
          </w:tcPr>
          <w:p w14:paraId="3764806A"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1185" w:type="dxa"/>
            <w:hideMark/>
          </w:tcPr>
          <w:p w14:paraId="259F4245"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NFS</w:t>
            </w:r>
            <w:r w:rsidRPr="006072FF">
              <w:rPr>
                <w:rFonts w:eastAsia="Times New Roman" w:cstheme="minorHAnsi"/>
                <w:color w:val="414141"/>
                <w:sz w:val="20"/>
                <w:szCs w:val="20"/>
              </w:rPr>
              <w:t>​</w:t>
            </w:r>
          </w:p>
        </w:tc>
        <w:tc>
          <w:tcPr>
            <w:tcW w:w="2565" w:type="dxa"/>
            <w:hideMark/>
          </w:tcPr>
          <w:p w14:paraId="69BE09C9"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proofErr w:type="gramStart"/>
            <w:r w:rsidRPr="006072FF">
              <w:rPr>
                <w:rFonts w:eastAsia="Times New Roman" w:cstheme="minorHAnsi"/>
                <w:color w:val="414141"/>
                <w:position w:val="1"/>
                <w:sz w:val="20"/>
                <w:szCs w:val="20"/>
              </w:rPr>
              <w:t>General use</w:t>
            </w:r>
            <w:proofErr w:type="gramEnd"/>
            <w:r w:rsidRPr="006072FF">
              <w:rPr>
                <w:rFonts w:eastAsia="Times New Roman" w:cstheme="minorHAnsi"/>
                <w:color w:val="414141"/>
                <w:position w:val="1"/>
                <w:sz w:val="20"/>
                <w:szCs w:val="20"/>
              </w:rPr>
              <w:t xml:space="preserve"> persistent volumes for container pods.  </w:t>
            </w:r>
            <w:r w:rsidRPr="006072FF">
              <w:rPr>
                <w:rFonts w:eastAsia="Times New Roman" w:cstheme="minorHAnsi"/>
                <w:color w:val="414141"/>
                <w:sz w:val="20"/>
                <w:szCs w:val="20"/>
              </w:rPr>
              <w:t>​</w:t>
            </w:r>
          </w:p>
        </w:tc>
      </w:tr>
      <w:tr w:rsidR="00044466" w:rsidRPr="002E7BC1" w14:paraId="6C3267B7" w14:textId="77777777" w:rsidTr="006072FF">
        <w:trPr>
          <w:trHeight w:val="570"/>
        </w:trPr>
        <w:tc>
          <w:tcPr>
            <w:cnfStyle w:val="001000000000" w:firstRow="0" w:lastRow="0" w:firstColumn="1" w:lastColumn="0" w:oddVBand="0" w:evenVBand="0" w:oddHBand="0" w:evenHBand="0" w:firstRowFirstColumn="0" w:firstRowLastColumn="0" w:lastRowFirstColumn="0" w:lastRowLastColumn="0"/>
            <w:tcW w:w="1395" w:type="dxa"/>
            <w:hideMark/>
          </w:tcPr>
          <w:p w14:paraId="6756B15B" w14:textId="77777777" w:rsidR="00044466" w:rsidRPr="006072FF" w:rsidRDefault="00044466" w:rsidP="006072FF">
            <w:pPr>
              <w:textAlignment w:val="baseline"/>
              <w:rPr>
                <w:rFonts w:eastAsia="Times New Roman" w:cstheme="minorHAnsi"/>
                <w:color w:val="414141"/>
                <w:sz w:val="20"/>
                <w:szCs w:val="20"/>
              </w:rPr>
            </w:pPr>
            <w:r w:rsidRPr="006072FF">
              <w:rPr>
                <w:rFonts w:eastAsia="Times New Roman" w:cstheme="minorHAnsi"/>
                <w:color w:val="414141"/>
                <w:position w:val="-1"/>
                <w:sz w:val="20"/>
                <w:szCs w:val="20"/>
              </w:rPr>
              <w:t>HCP </w:t>
            </w:r>
            <w:r w:rsidRPr="006072FF">
              <w:rPr>
                <w:rFonts w:eastAsia="Times New Roman" w:cstheme="minorHAnsi"/>
                <w:color w:val="414141"/>
                <w:sz w:val="20"/>
                <w:szCs w:val="20"/>
              </w:rPr>
              <w:t>​</w:t>
            </w:r>
          </w:p>
        </w:tc>
        <w:tc>
          <w:tcPr>
            <w:tcW w:w="3090" w:type="dxa"/>
            <w:hideMark/>
          </w:tcPr>
          <w:p w14:paraId="03DED883"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8D8D8D"/>
                <w:position w:val="1"/>
                <w:sz w:val="20"/>
                <w:szCs w:val="20"/>
              </w:rPr>
              <w:t>CSI-S3 </w:t>
            </w:r>
            <w:r w:rsidRPr="006072FF">
              <w:rPr>
                <w:rFonts w:eastAsia="Times New Roman" w:cstheme="minorHAnsi"/>
                <w:color w:val="8D8D8D"/>
                <w:sz w:val="20"/>
                <w:szCs w:val="20"/>
                <w:vertAlign w:val="superscript"/>
              </w:rPr>
              <w:t>(future)</w:t>
            </w:r>
            <w:r w:rsidRPr="006072FF">
              <w:rPr>
                <w:rFonts w:eastAsia="Times New Roman" w:cstheme="minorHAnsi"/>
                <w:color w:val="414141"/>
                <w:sz w:val="20"/>
                <w:szCs w:val="20"/>
              </w:rPr>
              <w:t>​</w:t>
            </w:r>
          </w:p>
        </w:tc>
        <w:tc>
          <w:tcPr>
            <w:tcW w:w="1665" w:type="dxa"/>
            <w:hideMark/>
          </w:tcPr>
          <w:p w14:paraId="1724D503"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1755" w:type="dxa"/>
            <w:hideMark/>
          </w:tcPr>
          <w:p w14:paraId="7B0C8923"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2700" w:type="dxa"/>
            <w:hideMark/>
          </w:tcPr>
          <w:p w14:paraId="2AF5F4A2"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color w:val="414141"/>
                <w:sz w:val="20"/>
                <w:szCs w:val="20"/>
              </w:rPr>
              <w:t>​</w:t>
            </w:r>
          </w:p>
        </w:tc>
        <w:tc>
          <w:tcPr>
            <w:tcW w:w="1185" w:type="dxa"/>
            <w:hideMark/>
          </w:tcPr>
          <w:p w14:paraId="38B6BA80"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S3 Object</w:t>
            </w:r>
            <w:r w:rsidRPr="006072FF">
              <w:rPr>
                <w:rFonts w:eastAsia="Times New Roman" w:cstheme="minorHAnsi"/>
                <w:color w:val="414141"/>
                <w:sz w:val="20"/>
                <w:szCs w:val="20"/>
              </w:rPr>
              <w:t>​</w:t>
            </w:r>
          </w:p>
        </w:tc>
        <w:tc>
          <w:tcPr>
            <w:tcW w:w="2565" w:type="dxa"/>
            <w:hideMark/>
          </w:tcPr>
          <w:p w14:paraId="551D9D8F" w14:textId="77777777" w:rsidR="00044466" w:rsidRPr="006072FF" w:rsidRDefault="00044466" w:rsidP="006072FF">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414141"/>
                <w:sz w:val="20"/>
                <w:szCs w:val="20"/>
              </w:rPr>
            </w:pPr>
            <w:r w:rsidRPr="006072FF">
              <w:rPr>
                <w:rFonts w:eastAsia="Times New Roman" w:cstheme="minorHAnsi"/>
                <w:b/>
                <w:bCs/>
                <w:color w:val="414141"/>
                <w:position w:val="1"/>
                <w:sz w:val="20"/>
                <w:szCs w:val="20"/>
              </w:rPr>
              <w:t>S3 bucket for apps, backup target</w:t>
            </w:r>
            <w:proofErr w:type="gramStart"/>
            <w:r w:rsidRPr="006072FF">
              <w:rPr>
                <w:rFonts w:eastAsia="Times New Roman" w:cstheme="minorHAnsi"/>
                <w:b/>
                <w:bCs/>
                <w:color w:val="414141"/>
                <w:position w:val="1"/>
                <w:sz w:val="20"/>
                <w:szCs w:val="20"/>
              </w:rPr>
              <w:t xml:space="preserve">.  </w:t>
            </w:r>
            <w:proofErr w:type="gramEnd"/>
            <w:r w:rsidRPr="006072FF">
              <w:rPr>
                <w:rFonts w:eastAsia="Times New Roman" w:cstheme="minorHAnsi"/>
                <w:b/>
                <w:bCs/>
                <w:color w:val="414141"/>
                <w:position w:val="1"/>
                <w:sz w:val="20"/>
                <w:szCs w:val="20"/>
              </w:rPr>
              <w:t>Quay container registry</w:t>
            </w:r>
            <w:r w:rsidRPr="006072FF">
              <w:rPr>
                <w:rFonts w:eastAsia="Times New Roman" w:cstheme="minorHAnsi"/>
                <w:color w:val="414141"/>
                <w:position w:val="1"/>
                <w:sz w:val="20"/>
                <w:szCs w:val="20"/>
              </w:rPr>
              <w:t>. </w:t>
            </w:r>
            <w:r w:rsidRPr="006072FF">
              <w:rPr>
                <w:rFonts w:eastAsia="Times New Roman" w:cstheme="minorHAnsi"/>
                <w:color w:val="414141"/>
                <w:sz w:val="20"/>
                <w:szCs w:val="20"/>
              </w:rPr>
              <w:t>CSI PV capabilities for future.​</w:t>
            </w:r>
          </w:p>
        </w:tc>
      </w:tr>
      <w:tr w:rsidR="00044466" w:rsidRPr="002E7BC1" w14:paraId="41FC7D98" w14:textId="77777777" w:rsidTr="006072FF">
        <w:trPr>
          <w:trHeight w:val="540"/>
        </w:trPr>
        <w:tc>
          <w:tcPr>
            <w:cnfStyle w:val="001000000000" w:firstRow="0" w:lastRow="0" w:firstColumn="1" w:lastColumn="0" w:oddVBand="0" w:evenVBand="0" w:oddHBand="0" w:evenHBand="0" w:firstRowFirstColumn="0" w:firstRowLastColumn="0" w:lastRowFirstColumn="0" w:lastRowLastColumn="0"/>
            <w:tcW w:w="1395" w:type="dxa"/>
            <w:hideMark/>
          </w:tcPr>
          <w:p w14:paraId="64C1BF7B" w14:textId="77777777" w:rsidR="00044466" w:rsidRPr="006072FF" w:rsidRDefault="00044466" w:rsidP="006072FF">
            <w:pPr>
              <w:spacing w:before="100" w:beforeAutospacing="1" w:after="100" w:afterAutospacing="1"/>
              <w:textAlignment w:val="baseline"/>
              <w:rPr>
                <w:rFonts w:eastAsia="Times New Roman" w:cstheme="minorHAnsi"/>
                <w:color w:val="7F7F7F" w:themeColor="text1" w:themeTint="80"/>
                <w:sz w:val="20"/>
                <w:szCs w:val="20"/>
              </w:rPr>
            </w:pPr>
            <w:r w:rsidRPr="006072FF">
              <w:rPr>
                <w:rFonts w:eastAsia="Times New Roman" w:cstheme="minorHAnsi"/>
                <w:color w:val="7F7F7F" w:themeColor="text1" w:themeTint="80"/>
                <w:position w:val="-1"/>
                <w:sz w:val="20"/>
                <w:szCs w:val="20"/>
              </w:rPr>
              <w:t>HCSF </w:t>
            </w:r>
            <w:r w:rsidRPr="006072FF">
              <w:rPr>
                <w:rFonts w:eastAsia="Times New Roman" w:cstheme="minorHAnsi"/>
                <w:color w:val="7F7F7F" w:themeColor="text1" w:themeTint="80"/>
                <w:sz w:val="20"/>
                <w:szCs w:val="20"/>
                <w:vertAlign w:val="superscript"/>
              </w:rPr>
              <w:t>(future)</w:t>
            </w:r>
            <w:r w:rsidRPr="006072FF">
              <w:rPr>
                <w:rFonts w:eastAsia="Times New Roman" w:cstheme="minorHAnsi"/>
                <w:color w:val="7F7F7F" w:themeColor="text1" w:themeTint="80"/>
                <w:sz w:val="20"/>
                <w:szCs w:val="20"/>
              </w:rPr>
              <w:t>​</w:t>
            </w:r>
          </w:p>
        </w:tc>
        <w:tc>
          <w:tcPr>
            <w:tcW w:w="12990" w:type="dxa"/>
            <w:gridSpan w:val="6"/>
            <w:hideMark/>
          </w:tcPr>
          <w:p w14:paraId="77DBB004" w14:textId="1A2D43E8" w:rsidR="00044466" w:rsidRPr="006072FF" w:rsidRDefault="00656B80" w:rsidP="006072F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7F7F7F" w:themeColor="text1" w:themeTint="80"/>
                <w:sz w:val="20"/>
                <w:szCs w:val="20"/>
              </w:rPr>
            </w:pPr>
            <w:r>
              <w:rPr>
                <w:rFonts w:eastAsia="Times New Roman" w:cstheme="minorHAnsi"/>
                <w:color w:val="7F7F7F" w:themeColor="text1" w:themeTint="80"/>
                <w:sz w:val="20"/>
                <w:szCs w:val="20"/>
              </w:rPr>
              <w:t>(researching)</w:t>
            </w:r>
          </w:p>
        </w:tc>
      </w:tr>
    </w:tbl>
    <w:p w14:paraId="12B15BD0" w14:textId="77777777" w:rsidR="00044466" w:rsidRDefault="00044466" w:rsidP="08C8A241">
      <w:pPr>
        <w:pStyle w:val="ListParagraph"/>
        <w:ind w:left="0"/>
        <w:rPr>
          <w:color w:val="000000" w:themeColor="text1"/>
        </w:rPr>
      </w:pPr>
    </w:p>
    <w:p w14:paraId="7E5E1872" w14:textId="410E5031" w:rsidR="0062019B" w:rsidRPr="006072FF" w:rsidRDefault="0062019B" w:rsidP="0062019B">
      <w:pPr>
        <w:pStyle w:val="ListParagraph"/>
        <w:ind w:left="0"/>
        <w:rPr>
          <w:b/>
          <w:bCs/>
          <w:color w:val="000000" w:themeColor="text1"/>
        </w:rPr>
      </w:pPr>
      <w:r w:rsidRPr="006072FF">
        <w:rPr>
          <w:b/>
          <w:bCs/>
          <w:color w:val="000000" w:themeColor="text1"/>
        </w:rPr>
        <w:t xml:space="preserve">Q: </w:t>
      </w:r>
      <w:r w:rsidR="001940D6">
        <w:rPr>
          <w:b/>
          <w:bCs/>
          <w:color w:val="000000" w:themeColor="text1"/>
        </w:rPr>
        <w:t>What do we offer from a</w:t>
      </w:r>
      <w:r w:rsidRPr="006072FF">
        <w:rPr>
          <w:b/>
          <w:bCs/>
          <w:color w:val="000000" w:themeColor="text1"/>
        </w:rPr>
        <w:t xml:space="preserve"> HNAS, VSS Block</w:t>
      </w:r>
      <w:r w:rsidR="001940D6">
        <w:rPr>
          <w:b/>
          <w:bCs/>
          <w:color w:val="000000" w:themeColor="text1"/>
        </w:rPr>
        <w:t xml:space="preserve"> perspective for container ecosystem</w:t>
      </w:r>
    </w:p>
    <w:p w14:paraId="7ADCD4BB" w14:textId="77777777" w:rsidR="0062019B" w:rsidRPr="0062019B" w:rsidRDefault="0062019B" w:rsidP="0062019B">
      <w:pPr>
        <w:rPr>
          <w:color w:val="000000" w:themeColor="text1"/>
        </w:rPr>
      </w:pPr>
      <w:r w:rsidRPr="0062019B">
        <w:rPr>
          <w:color w:val="000000" w:themeColor="text1"/>
        </w:rPr>
        <w:t>A: We provide storage integrations (CSI) with HNAS and VSS Block to enable additional storage options for applications and deployment models that have needs outside of what our VSP SAN storage offers</w:t>
      </w:r>
      <w:proofErr w:type="gramStart"/>
      <w:r w:rsidRPr="0062019B">
        <w:rPr>
          <w:color w:val="000000" w:themeColor="text1"/>
        </w:rPr>
        <w:t xml:space="preserve">.  </w:t>
      </w:r>
      <w:proofErr w:type="gramEnd"/>
      <w:r w:rsidRPr="0062019B">
        <w:rPr>
          <w:color w:val="000000" w:themeColor="text1"/>
        </w:rPr>
        <w:t>HNAS provides multi-access file based persistent storage for multi-tiered web applications as an example</w:t>
      </w:r>
      <w:proofErr w:type="gramStart"/>
      <w:r w:rsidRPr="0062019B">
        <w:rPr>
          <w:color w:val="000000" w:themeColor="text1"/>
        </w:rPr>
        <w:t xml:space="preserve">.  </w:t>
      </w:r>
      <w:proofErr w:type="gramEnd"/>
      <w:r w:rsidRPr="0062019B">
        <w:rPr>
          <w:color w:val="000000" w:themeColor="text1"/>
        </w:rPr>
        <w:t xml:space="preserve">Or if the data needs accessibility outside of the containerized </w:t>
      </w:r>
      <w:r w:rsidRPr="0062019B">
        <w:rPr>
          <w:color w:val="000000" w:themeColor="text1"/>
        </w:rPr>
        <w:lastRenderedPageBreak/>
        <w:t>application</w:t>
      </w:r>
      <w:proofErr w:type="gramStart"/>
      <w:r w:rsidRPr="0062019B">
        <w:rPr>
          <w:color w:val="000000" w:themeColor="text1"/>
        </w:rPr>
        <w:t xml:space="preserve">.  </w:t>
      </w:r>
      <w:proofErr w:type="gramEnd"/>
      <w:r w:rsidRPr="0062019B">
        <w:rPr>
          <w:color w:val="000000" w:themeColor="text1"/>
        </w:rPr>
        <w:t>While block based single access persistent storage can be used for database applications as an example</w:t>
      </w:r>
      <w:proofErr w:type="gramStart"/>
      <w:r w:rsidRPr="0062019B">
        <w:rPr>
          <w:color w:val="000000" w:themeColor="text1"/>
        </w:rPr>
        <w:t xml:space="preserve">.  </w:t>
      </w:r>
      <w:proofErr w:type="gramEnd"/>
      <w:r w:rsidRPr="0062019B">
        <w:rPr>
          <w:color w:val="000000" w:themeColor="text1"/>
        </w:rPr>
        <w:t>VSS-Block provides a software defined scale out model based on x86 servers for block storage</w:t>
      </w:r>
    </w:p>
    <w:p w14:paraId="505595BB" w14:textId="77777777" w:rsidR="0062019B" w:rsidRPr="00E324BA" w:rsidRDefault="0062019B" w:rsidP="08C8A241">
      <w:pPr>
        <w:pStyle w:val="ListParagraph"/>
        <w:ind w:left="0"/>
        <w:rPr>
          <w:color w:val="000000" w:themeColor="text1"/>
        </w:rPr>
      </w:pPr>
    </w:p>
    <w:p w14:paraId="49D95663" w14:textId="77777777" w:rsidR="005F056E" w:rsidRDefault="005F056E" w:rsidP="005F056E"/>
    <w:p w14:paraId="31D3E304" w14:textId="77777777" w:rsidR="005F056E" w:rsidRPr="006072FF" w:rsidRDefault="005F056E" w:rsidP="005F056E">
      <w:pPr>
        <w:rPr>
          <w:b/>
          <w:bCs/>
        </w:rPr>
      </w:pPr>
      <w:r w:rsidRPr="006072FF">
        <w:rPr>
          <w:b/>
          <w:bCs/>
        </w:rPr>
        <w:t xml:space="preserve">Q:  What will be our plans for </w:t>
      </w:r>
      <w:r>
        <w:rPr>
          <w:b/>
          <w:bCs/>
        </w:rPr>
        <w:t>Hitachi Kubernetes Service (</w:t>
      </w:r>
      <w:r w:rsidRPr="006072FF">
        <w:rPr>
          <w:b/>
          <w:bCs/>
        </w:rPr>
        <w:t>HKS</w:t>
      </w:r>
      <w:r>
        <w:rPr>
          <w:b/>
          <w:bCs/>
        </w:rPr>
        <w:t>)</w:t>
      </w:r>
      <w:r w:rsidRPr="006072FF">
        <w:rPr>
          <w:b/>
          <w:bCs/>
        </w:rPr>
        <w:t>?</w:t>
      </w:r>
    </w:p>
    <w:p w14:paraId="63CB6786" w14:textId="2032C64C" w:rsidR="001C129B" w:rsidRDefault="005F056E">
      <w:r>
        <w:t xml:space="preserve">A:  HKS is currently in private beta and still </w:t>
      </w:r>
      <w:proofErr w:type="gramStart"/>
      <w:r>
        <w:t>being refined</w:t>
      </w:r>
      <w:proofErr w:type="gramEnd"/>
      <w:r>
        <w:t xml:space="preserve"> but current GTM is focused on XaaS model or more specifically a managed services offering. The managed service offering includes a SaaS based control plane and managed services would manage an on-prem component (</w:t>
      </w:r>
      <w:proofErr w:type="gramStart"/>
      <w:r>
        <w:t>e.g.</w:t>
      </w:r>
      <w:proofErr w:type="gramEnd"/>
      <w:r>
        <w:t xml:space="preserve"> UCP platform) that is running HKS/HKE based workload clusters. Other GTMs are </w:t>
      </w:r>
      <w:proofErr w:type="gramStart"/>
      <w:r>
        <w:t>being</w:t>
      </w:r>
      <w:r w:rsidR="0062019B">
        <w:t xml:space="preserve"> </w:t>
      </w:r>
      <w:r>
        <w:t>evaluated</w:t>
      </w:r>
      <w:proofErr w:type="gramEnd"/>
      <w:r>
        <w:t xml:space="preserve"> outside of managed service offering. This project </w:t>
      </w:r>
      <w:proofErr w:type="gramStart"/>
      <w:r>
        <w:t>is driven</w:t>
      </w:r>
      <w:proofErr w:type="gramEnd"/>
      <w:r>
        <w:t xml:space="preserve"> by XaaS team in Digital solutions business unit with UCP team contributing. Contact us for further details</w:t>
      </w:r>
    </w:p>
    <w:p w14:paraId="62EDC5A9" w14:textId="77777777" w:rsidR="003C0859" w:rsidRDefault="003C0859">
      <w:pPr>
        <w:rPr>
          <w:b/>
          <w:bCs/>
          <w:color w:val="ED7D31" w:themeColor="accent2"/>
        </w:rPr>
      </w:pPr>
    </w:p>
    <w:p w14:paraId="2CD0BFB1" w14:textId="1C3A8484" w:rsidR="003C0859" w:rsidRPr="00E324BA" w:rsidRDefault="003C0859">
      <w:pPr>
        <w:rPr>
          <w:b/>
          <w:bCs/>
          <w:color w:val="000000" w:themeColor="text1"/>
        </w:rPr>
      </w:pPr>
      <w:r w:rsidRPr="00E324BA">
        <w:rPr>
          <w:b/>
          <w:bCs/>
          <w:color w:val="000000" w:themeColor="text1"/>
        </w:rPr>
        <w:t>Q: Where can I find more information on UCP</w:t>
      </w:r>
    </w:p>
    <w:p w14:paraId="68B45B66" w14:textId="0F63BF4B" w:rsidR="003C0859" w:rsidRDefault="003C0859">
      <w:pPr>
        <w:rPr>
          <w:b/>
          <w:bCs/>
          <w:color w:val="ED7D31" w:themeColor="accent2"/>
        </w:rPr>
      </w:pPr>
      <w:r w:rsidRPr="00EB6C06">
        <w:rPr>
          <w:color w:val="000000" w:themeColor="text1"/>
        </w:rPr>
        <w:t>A:</w:t>
      </w:r>
      <w:r w:rsidRPr="00EB6C06">
        <w:rPr>
          <w:b/>
          <w:bCs/>
          <w:color w:val="000000" w:themeColor="text1"/>
        </w:rPr>
        <w:t xml:space="preserve"> </w:t>
      </w:r>
      <w:r>
        <w:t xml:space="preserve">Seismic </w:t>
      </w:r>
      <w:hyperlink r:id="rId39" w:history="1">
        <w:r>
          <w:rPr>
            <w:rStyle w:val="Hyperlink"/>
          </w:rPr>
          <w:t>here</w:t>
        </w:r>
      </w:hyperlink>
    </w:p>
    <w:p w14:paraId="401B87E9" w14:textId="77777777" w:rsidR="001B36FE" w:rsidRDefault="001B36FE">
      <w:pPr>
        <w:rPr>
          <w:b/>
          <w:bCs/>
          <w:color w:val="ED7D31" w:themeColor="accent2"/>
        </w:rPr>
      </w:pPr>
    </w:p>
    <w:p w14:paraId="5AE42084" w14:textId="77777777" w:rsidR="000C5E73" w:rsidRPr="00E324BA" w:rsidRDefault="001B36FE" w:rsidP="000C5E73">
      <w:pPr>
        <w:rPr>
          <w:b/>
          <w:bCs/>
          <w:color w:val="000000" w:themeColor="text1"/>
        </w:rPr>
      </w:pPr>
      <w:r w:rsidRPr="00E324BA">
        <w:rPr>
          <w:b/>
          <w:bCs/>
          <w:color w:val="000000" w:themeColor="text1"/>
        </w:rPr>
        <w:t>Q: Where can I find information on the Tanzu promotion</w:t>
      </w:r>
    </w:p>
    <w:p w14:paraId="792C6311" w14:textId="12CCFBFC" w:rsidR="00076A3D" w:rsidRDefault="000C5E73" w:rsidP="00E324BA">
      <w:r w:rsidRPr="00E324BA">
        <w:t>A: Review content here</w:t>
      </w:r>
      <w:r w:rsidRPr="00E324BA">
        <w:rPr>
          <w:b/>
          <w:bCs/>
        </w:rPr>
        <w:t xml:space="preserve"> </w:t>
      </w:r>
      <w:r>
        <w:rPr>
          <w:rStyle w:val="Hyperlink"/>
        </w:rPr>
        <w:t xml:space="preserve">Make the most with Special 50% off </w:t>
      </w:r>
      <w:hyperlink r:id="rId40" w:history="1">
        <w:r w:rsidRPr="000C5E73">
          <w:rPr>
            <w:rStyle w:val="Hyperlink"/>
            <w:b/>
            <w:bCs/>
          </w:rPr>
          <w:t>VMware Tanzu Basic</w:t>
        </w:r>
      </w:hyperlink>
      <w:r>
        <w:rPr>
          <w:rStyle w:val="Hyperlink"/>
        </w:rPr>
        <w:t xml:space="preserve"> SKU</w:t>
      </w:r>
      <w:r w:rsidR="00076A3D">
        <w:rPr>
          <w:rStyle w:val="Hyperlink"/>
        </w:rPr>
        <w:t>.</w:t>
      </w:r>
      <w:r w:rsidR="00EB0543">
        <w:rPr>
          <w:rStyle w:val="Hyperlink"/>
        </w:rPr>
        <w:t xml:space="preserve"> </w:t>
      </w:r>
      <w:r w:rsidR="00076A3D" w:rsidRPr="00076A3D">
        <w:rPr>
          <w:rStyle w:val="Hyperlink"/>
          <w:color w:val="auto"/>
          <w:u w:val="none"/>
        </w:rPr>
        <w:t>This is in addition to the existing VMware bount</w:t>
      </w:r>
      <w:r w:rsidR="00653E32">
        <w:rPr>
          <w:rStyle w:val="Hyperlink"/>
          <w:color w:val="auto"/>
          <w:u w:val="none"/>
        </w:rPr>
        <w:t>y</w:t>
      </w:r>
      <w:r w:rsidR="00076A3D" w:rsidRPr="00076A3D">
        <w:rPr>
          <w:rStyle w:val="Hyperlink"/>
          <w:color w:val="auto"/>
          <w:u w:val="none"/>
        </w:rPr>
        <w:t xml:space="preserve"> programs </w:t>
      </w:r>
      <w:hyperlink r:id="rId41" w:history="1">
        <w:r w:rsidR="00076A3D" w:rsidRPr="00076A3D">
          <w:rPr>
            <w:rStyle w:val="Hyperlink"/>
            <w:b/>
            <w:bCs/>
          </w:rPr>
          <w:t>Hybrid Cloud Bounty program</w:t>
        </w:r>
      </w:hyperlink>
      <w:r w:rsidR="00076A3D">
        <w:t xml:space="preserve"> </w:t>
      </w:r>
    </w:p>
    <w:p w14:paraId="7DE03CBF" w14:textId="77777777" w:rsidR="00403820" w:rsidRDefault="00403820" w:rsidP="00E324BA"/>
    <w:p w14:paraId="4CC70B23" w14:textId="756EE5F0" w:rsidR="00403820" w:rsidRPr="00403820" w:rsidRDefault="00403820" w:rsidP="00E324BA">
      <w:pPr>
        <w:rPr>
          <w:b/>
          <w:bCs/>
        </w:rPr>
      </w:pPr>
      <w:r w:rsidRPr="00403820">
        <w:rPr>
          <w:b/>
          <w:bCs/>
        </w:rPr>
        <w:t>Q: Reminder on how to register deals with VMware</w:t>
      </w:r>
    </w:p>
    <w:p w14:paraId="5F1EF8C9" w14:textId="3F565F7E" w:rsidR="00403820" w:rsidRDefault="00403820" w:rsidP="00403820">
      <w:proofErr w:type="gramStart"/>
      <w:r>
        <w:t>A:</w:t>
      </w:r>
      <w:r>
        <w:t>:</w:t>
      </w:r>
      <w:proofErr w:type="gramEnd"/>
    </w:p>
    <w:p w14:paraId="423B2491" w14:textId="77777777" w:rsidR="00403820" w:rsidRDefault="00403820" w:rsidP="00403820">
      <w:pPr>
        <w:numPr>
          <w:ilvl w:val="0"/>
          <w:numId w:val="15"/>
        </w:numPr>
        <w:rPr>
          <w:rFonts w:eastAsia="Times New Roman"/>
        </w:rPr>
      </w:pPr>
      <w:r>
        <w:rPr>
          <w:rFonts w:eastAsia="Times New Roman"/>
        </w:rPr>
        <w:t xml:space="preserve">Register your deal as quickly as you can, at VMware’s Partner Central to ensure an exclusive registration, </w:t>
      </w:r>
      <w:proofErr w:type="gramStart"/>
      <w:r>
        <w:rPr>
          <w:rFonts w:eastAsia="Times New Roman"/>
        </w:rPr>
        <w:t>that</w:t>
      </w:r>
      <w:proofErr w:type="gramEnd"/>
      <w:r>
        <w:rPr>
          <w:rFonts w:eastAsia="Times New Roman"/>
        </w:rPr>
        <w:t xml:space="preserve"> entitles the registering partner for financial benefits.</w:t>
      </w:r>
    </w:p>
    <w:p w14:paraId="71F69794" w14:textId="77777777" w:rsidR="00403820" w:rsidRDefault="00403820" w:rsidP="00403820">
      <w:pPr>
        <w:numPr>
          <w:ilvl w:val="0"/>
          <w:numId w:val="15"/>
        </w:numPr>
        <w:rPr>
          <w:rFonts w:eastAsia="Times New Roman"/>
        </w:rPr>
      </w:pPr>
      <w:r>
        <w:rPr>
          <w:rFonts w:eastAsia="Times New Roman"/>
        </w:rPr>
        <w:t>If you cannot register the deal yourself, ask your regional alliance lead:</w:t>
      </w:r>
    </w:p>
    <w:p w14:paraId="1C21FEDB" w14:textId="77777777" w:rsidR="00403820" w:rsidRDefault="00403820" w:rsidP="00403820">
      <w:pPr>
        <w:numPr>
          <w:ilvl w:val="1"/>
          <w:numId w:val="15"/>
        </w:numPr>
        <w:rPr>
          <w:rFonts w:eastAsia="Times New Roman"/>
        </w:rPr>
      </w:pPr>
      <w:r>
        <w:rPr>
          <w:rFonts w:eastAsia="Times New Roman"/>
        </w:rPr>
        <w:t xml:space="preserve">EMEA – Patrick Bremer: </w:t>
      </w:r>
      <w:hyperlink r:id="rId42" w:history="1">
        <w:r>
          <w:rPr>
            <w:rStyle w:val="Hyperlink"/>
            <w:rFonts w:eastAsia="Times New Roman"/>
          </w:rPr>
          <w:t>Patrick.bremer@hitachivantara.com</w:t>
        </w:r>
      </w:hyperlink>
    </w:p>
    <w:p w14:paraId="5F3AD539" w14:textId="77777777" w:rsidR="00403820" w:rsidRDefault="00403820" w:rsidP="00403820">
      <w:pPr>
        <w:numPr>
          <w:ilvl w:val="1"/>
          <w:numId w:val="15"/>
        </w:numPr>
        <w:rPr>
          <w:rFonts w:eastAsia="Times New Roman"/>
        </w:rPr>
      </w:pPr>
      <w:r>
        <w:rPr>
          <w:rFonts w:eastAsia="Times New Roman"/>
        </w:rPr>
        <w:t xml:space="preserve">APAC – Li Kiang Low: </w:t>
      </w:r>
      <w:hyperlink r:id="rId43" w:history="1">
        <w:r>
          <w:rPr>
            <w:rStyle w:val="Hyperlink"/>
            <w:rFonts w:eastAsia="Times New Roman"/>
          </w:rPr>
          <w:t>li.kiang.low@hitachivantara.com</w:t>
        </w:r>
      </w:hyperlink>
    </w:p>
    <w:p w14:paraId="6F12D85A" w14:textId="77777777" w:rsidR="00403820" w:rsidRDefault="00403820" w:rsidP="00403820">
      <w:pPr>
        <w:numPr>
          <w:ilvl w:val="1"/>
          <w:numId w:val="15"/>
        </w:numPr>
        <w:rPr>
          <w:rFonts w:eastAsia="Times New Roman"/>
        </w:rPr>
      </w:pPr>
      <w:r>
        <w:rPr>
          <w:rFonts w:eastAsia="Times New Roman"/>
        </w:rPr>
        <w:t xml:space="preserve">AMERICAS – Jason Parmley: </w:t>
      </w:r>
      <w:hyperlink r:id="rId44" w:history="1">
        <w:r>
          <w:rPr>
            <w:rStyle w:val="Hyperlink"/>
            <w:rFonts w:eastAsia="Times New Roman"/>
          </w:rPr>
          <w:t>Jason.parmley@hitachivantara.com</w:t>
        </w:r>
      </w:hyperlink>
    </w:p>
    <w:p w14:paraId="4102DD12" w14:textId="77777777" w:rsidR="00403820" w:rsidRDefault="00403820" w:rsidP="00403820">
      <w:pPr>
        <w:numPr>
          <w:ilvl w:val="0"/>
          <w:numId w:val="15"/>
        </w:numPr>
        <w:rPr>
          <w:rFonts w:eastAsia="Times New Roman"/>
        </w:rPr>
      </w:pPr>
      <w:r>
        <w:rPr>
          <w:rFonts w:eastAsia="Times New Roman"/>
        </w:rPr>
        <w:t xml:space="preserve">Potential for back-end rebates on Enterprise Level Agreement (ELA). Rebates are available on </w:t>
      </w:r>
      <w:proofErr w:type="gramStart"/>
      <w:r>
        <w:rPr>
          <w:rFonts w:eastAsia="Times New Roman"/>
        </w:rPr>
        <w:t>some</w:t>
      </w:r>
      <w:proofErr w:type="gramEnd"/>
      <w:r>
        <w:rPr>
          <w:rFonts w:eastAsia="Times New Roman"/>
        </w:rPr>
        <w:t xml:space="preserve"> (but not all) VMware products. The more strategic the product is to VMware corporate objectives, the greater the potential for rebates.</w:t>
      </w:r>
    </w:p>
    <w:p w14:paraId="25E7D66E" w14:textId="77777777" w:rsidR="00403820" w:rsidRDefault="00403820" w:rsidP="00403820">
      <w:pPr>
        <w:numPr>
          <w:ilvl w:val="0"/>
          <w:numId w:val="15"/>
        </w:numPr>
        <w:rPr>
          <w:rFonts w:eastAsia="Times New Roman"/>
        </w:rPr>
      </w:pPr>
      <w:r>
        <w:rPr>
          <w:rFonts w:eastAsia="Times New Roman"/>
        </w:rPr>
        <w:t xml:space="preserve">Any deal &gt;$250k new VMware licenses could </w:t>
      </w:r>
      <w:proofErr w:type="gramStart"/>
      <w:r>
        <w:rPr>
          <w:rFonts w:eastAsia="Times New Roman"/>
        </w:rPr>
        <w:t>potentially</w:t>
      </w:r>
      <w:proofErr w:type="gramEnd"/>
      <w:r>
        <w:rPr>
          <w:rFonts w:eastAsia="Times New Roman"/>
        </w:rPr>
        <w:t xml:space="preserve"> quality for greater discounts via VMware ELA process. Working with your VMware Account manager on an ELA, increases the possibility of securing higher discounts for your ELA. If you need help, ask your regional alliance leads listed above.</w:t>
      </w:r>
    </w:p>
    <w:p w14:paraId="2CA44DAB" w14:textId="4A19FA19" w:rsidR="00403820" w:rsidRPr="00E324BA" w:rsidRDefault="00403820" w:rsidP="00E324BA">
      <w:pPr>
        <w:rPr>
          <w:color w:val="0563C1" w:themeColor="hyperlink"/>
          <w:u w:val="single"/>
        </w:rPr>
      </w:pPr>
    </w:p>
    <w:p w14:paraId="39D7D196" w14:textId="36E171C5" w:rsidR="00076A3D" w:rsidRDefault="00076A3D">
      <w:pPr>
        <w:rPr>
          <w:rStyle w:val="Hyperlink"/>
          <w:b/>
          <w:color w:val="ED7D31" w:themeColor="accent2"/>
          <w:u w:val="none"/>
        </w:rPr>
      </w:pPr>
    </w:p>
    <w:p w14:paraId="23ECE549" w14:textId="77777777" w:rsidR="00C1013C" w:rsidRPr="00E324BA" w:rsidRDefault="00C1013C" w:rsidP="00C1013C">
      <w:pPr>
        <w:rPr>
          <w:b/>
          <w:bCs/>
        </w:rPr>
      </w:pPr>
      <w:r w:rsidRPr="00E324BA">
        <w:rPr>
          <w:b/>
          <w:bCs/>
        </w:rPr>
        <w:t>Q:  Can we get better discounts with our Red Hat Openshift resell?</w:t>
      </w:r>
    </w:p>
    <w:p w14:paraId="5224F0DE" w14:textId="77777777" w:rsidR="00C1013C" w:rsidRDefault="00C1013C" w:rsidP="00C1013C">
      <w:r>
        <w:t xml:space="preserve">A:  For any Red Hat pricing support please contact our Red Hat Alliance Manager </w:t>
      </w:r>
      <w:r w:rsidRPr="00B23ACA">
        <w:t>Seth Goodling &lt;seth.goodling@hitachivantara.com&gt;</w:t>
      </w:r>
    </w:p>
    <w:p w14:paraId="2B6A312A" w14:textId="77777777" w:rsidR="00C1013C" w:rsidRPr="00E324BA" w:rsidRDefault="00C1013C" w:rsidP="00E324BA">
      <w:pPr>
        <w:rPr>
          <w:rStyle w:val="Hyperlink"/>
          <w:b/>
          <w:bCs/>
          <w:color w:val="ED7D31" w:themeColor="accent2"/>
          <w:u w:val="none"/>
        </w:rPr>
      </w:pPr>
    </w:p>
    <w:p w14:paraId="27A06600" w14:textId="13FA0EBE" w:rsidR="00D21D34" w:rsidRPr="00E324BA" w:rsidRDefault="00D21D34">
      <w:pPr>
        <w:rPr>
          <w:b/>
        </w:rPr>
      </w:pPr>
      <w:r w:rsidRPr="00E324BA">
        <w:rPr>
          <w:b/>
        </w:rPr>
        <w:t>Q: Who can I contact for more information?</w:t>
      </w:r>
    </w:p>
    <w:p w14:paraId="75880F5F" w14:textId="1C8AB14E" w:rsidR="00D21D34" w:rsidRPr="00707766" w:rsidRDefault="00D21D34">
      <w:r w:rsidRPr="00E324BA">
        <w:t>A: The regional</w:t>
      </w:r>
      <w:r w:rsidR="00D1366B" w:rsidRPr="00E324BA">
        <w:t xml:space="preserve"> apps focused</w:t>
      </w:r>
      <w:r w:rsidRPr="00E324BA">
        <w:t xml:space="preserve"> </w:t>
      </w:r>
      <w:r w:rsidR="00D1366B" w:rsidRPr="00E324BA">
        <w:t>T</w:t>
      </w:r>
      <w:r w:rsidRPr="00E324BA">
        <w:t>E</w:t>
      </w:r>
      <w:r w:rsidR="00D1366B" w:rsidRPr="00E324BA">
        <w:t xml:space="preserve">’s can provide </w:t>
      </w:r>
      <w:proofErr w:type="gramStart"/>
      <w:r w:rsidR="00D1366B" w:rsidRPr="00E324BA">
        <w:t>1</w:t>
      </w:r>
      <w:r w:rsidR="00D1366B" w:rsidRPr="00E324BA">
        <w:rPr>
          <w:vertAlign w:val="superscript"/>
        </w:rPr>
        <w:t>st</w:t>
      </w:r>
      <w:proofErr w:type="gramEnd"/>
      <w:r w:rsidR="00D1366B" w:rsidRPr="00E324BA">
        <w:t xml:space="preserve"> level of sales support</w:t>
      </w:r>
      <w:r w:rsidR="00707766">
        <w:t xml:space="preserve"> in addition to your sales peers in VMware organization. For Product management assistance, you can reach </w:t>
      </w:r>
      <w:r w:rsidR="00CD3BDC">
        <w:t>UCP team</w:t>
      </w:r>
      <w:r w:rsidR="00707766">
        <w:t xml:space="preserve"> at </w:t>
      </w:r>
      <w:r w:rsidR="00CD3BDC" w:rsidRPr="00CD3BDC">
        <w:lastRenderedPageBreak/>
        <w:t xml:space="preserve">UCP PM </w:t>
      </w:r>
      <w:hyperlink r:id="rId45" w:history="1">
        <w:r w:rsidR="00BA4E80" w:rsidRPr="002C6121">
          <w:rPr>
            <w:rStyle w:val="Hyperlink"/>
          </w:rPr>
          <w:t>UCPPM@hitachivantara.com</w:t>
        </w:r>
      </w:hyperlink>
      <w:r w:rsidR="00BA4E80">
        <w:t xml:space="preserve"> and someone in modern apps team will respond.</w:t>
      </w:r>
      <w:r w:rsidR="0062019B">
        <w:t xml:space="preserve"> See VMware partner sales contacts in previous question.</w:t>
      </w:r>
    </w:p>
    <w:p w14:paraId="276CF8B2" w14:textId="5BA7D34E" w:rsidR="0030385F" w:rsidRDefault="0030385F" w:rsidP="00CC30CD">
      <w:pPr>
        <w:pStyle w:val="ListParagraph"/>
      </w:pPr>
    </w:p>
    <w:p w14:paraId="4459EF00" w14:textId="63932D46" w:rsidR="00453765" w:rsidRPr="00E324BA" w:rsidRDefault="00453765" w:rsidP="00453765">
      <w:pPr>
        <w:rPr>
          <w:b/>
          <w:bCs/>
        </w:rPr>
      </w:pPr>
      <w:r w:rsidRPr="00E324BA">
        <w:rPr>
          <w:b/>
          <w:bCs/>
        </w:rPr>
        <w:t>Q:  Is there any partner training materials?</w:t>
      </w:r>
    </w:p>
    <w:p w14:paraId="241CD5FB" w14:textId="77777777" w:rsidR="00325C2C" w:rsidRDefault="001419A5" w:rsidP="00453765">
      <w:r>
        <w:t xml:space="preserve">A:  </w:t>
      </w:r>
    </w:p>
    <w:p w14:paraId="07EC8BD4" w14:textId="0E0E7B59" w:rsidR="00B93CE1" w:rsidRDefault="001419A5" w:rsidP="00325C2C">
      <w:pPr>
        <w:pStyle w:val="ListParagraph"/>
        <w:numPr>
          <w:ilvl w:val="0"/>
          <w:numId w:val="6"/>
        </w:numPr>
      </w:pPr>
      <w:r>
        <w:t>VMware</w:t>
      </w:r>
      <w:r w:rsidR="00BC5CB9">
        <w:t xml:space="preserve"> Partner Connect has various courses for Tanzu and </w:t>
      </w:r>
      <w:r w:rsidR="005530DC">
        <w:t>Modern Applications</w:t>
      </w:r>
      <w:r w:rsidR="00325C2C">
        <w:t xml:space="preserve"> through </w:t>
      </w:r>
      <w:r w:rsidR="00577270">
        <w:t>their Partner University</w:t>
      </w:r>
      <w:proofErr w:type="gramStart"/>
      <w:r w:rsidR="005530DC">
        <w:t xml:space="preserve">.  </w:t>
      </w:r>
      <w:proofErr w:type="gramEnd"/>
    </w:p>
    <w:p w14:paraId="039F967F" w14:textId="79DDD300" w:rsidR="00AD04D3" w:rsidRDefault="00AD04D3" w:rsidP="00AD04D3">
      <w:pPr>
        <w:pStyle w:val="ListParagraph"/>
      </w:pPr>
      <w:r>
        <w:rPr>
          <w:noProof/>
        </w:rPr>
        <w:drawing>
          <wp:inline distT="0" distB="0" distL="0" distR="0" wp14:anchorId="4DF49A50" wp14:editId="241258E3">
            <wp:extent cx="5943600" cy="1609725"/>
            <wp:effectExtent l="0" t="0" r="0"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30331EEA" w14:textId="455FD148" w:rsidR="00325C2C" w:rsidRDefault="00325C2C" w:rsidP="00AD04D3">
      <w:pPr>
        <w:pStyle w:val="ListParagraph"/>
      </w:pPr>
      <w:r>
        <w:t xml:space="preserve">Go to </w:t>
      </w:r>
      <w:hyperlink r:id="rId47" w:history="1">
        <w:r w:rsidRPr="004F396B">
          <w:rPr>
            <w:rStyle w:val="Hyperlink"/>
          </w:rPr>
          <w:t>https://www.vmware.com/partners/work-with-vmware/partner-connect.html</w:t>
        </w:r>
      </w:hyperlink>
      <w:r>
        <w:t xml:space="preserve"> </w:t>
      </w:r>
    </w:p>
    <w:p w14:paraId="750AC4A9" w14:textId="59FB8407" w:rsidR="00AD04D3" w:rsidRDefault="00AD04D3" w:rsidP="4A43981D">
      <w:pPr>
        <w:pStyle w:val="ListParagraph"/>
        <w:numPr>
          <w:ilvl w:val="0"/>
          <w:numId w:val="6"/>
        </w:numPr>
        <w:rPr>
          <w:rFonts w:eastAsiaTheme="minorEastAsia"/>
        </w:rPr>
      </w:pPr>
      <w:r>
        <w:t>Red Hat</w:t>
      </w:r>
      <w:r w:rsidR="00134581">
        <w:t xml:space="preserve"> has partner portal for </w:t>
      </w:r>
      <w:r w:rsidR="00BE2ABA">
        <w:t>various Openshift learning paths</w:t>
      </w:r>
      <w:proofErr w:type="gramStart"/>
      <w:r w:rsidR="00BE2ABA">
        <w:t>.</w:t>
      </w:r>
      <w:r w:rsidR="006B3E2B">
        <w:t xml:space="preserve">  </w:t>
      </w:r>
      <w:proofErr w:type="gramEnd"/>
      <w:r w:rsidR="00F30291">
        <w:t xml:space="preserve">Login at </w:t>
      </w:r>
      <w:hyperlink r:id="rId48">
        <w:r w:rsidR="4A43981D" w:rsidRPr="4A43981D">
          <w:rPr>
            <w:rStyle w:val="Hyperlink"/>
          </w:rPr>
          <w:t>https://connect.redhat.com/benefits/open-learning-paths-isvs</w:t>
        </w:r>
      </w:hyperlink>
    </w:p>
    <w:p w14:paraId="1E7BC8FB" w14:textId="480816E6" w:rsidR="00F30291" w:rsidRDefault="00643585" w:rsidP="00F30291">
      <w:pPr>
        <w:pStyle w:val="ListParagraph"/>
      </w:pPr>
      <w:r>
        <w:rPr>
          <w:noProof/>
        </w:rPr>
        <w:drawing>
          <wp:inline distT="0" distB="0" distL="0" distR="0" wp14:anchorId="79635AEE" wp14:editId="34EF3356">
            <wp:extent cx="4400550" cy="265819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07346" cy="2662300"/>
                    </a:xfrm>
                    <a:prstGeom prst="rect">
                      <a:avLst/>
                    </a:prstGeom>
                  </pic:spPr>
                </pic:pic>
              </a:graphicData>
            </a:graphic>
          </wp:inline>
        </w:drawing>
      </w:r>
    </w:p>
    <w:p w14:paraId="782D6AFC" w14:textId="77777777" w:rsidR="00643585" w:rsidRDefault="00643585" w:rsidP="00F30291">
      <w:pPr>
        <w:pStyle w:val="ListParagraph"/>
      </w:pPr>
    </w:p>
    <w:p w14:paraId="2498E065" w14:textId="5066A88C" w:rsidR="00196838" w:rsidRDefault="00667919" w:rsidP="00453765">
      <w:pPr>
        <w:rPr>
          <w:b/>
          <w:bCs/>
        </w:rPr>
      </w:pPr>
      <w:r>
        <w:t xml:space="preserve">Q: </w:t>
      </w:r>
      <w:r w:rsidRPr="00667919">
        <w:rPr>
          <w:b/>
          <w:bCs/>
        </w:rPr>
        <w:t>VMware ELA Process</w:t>
      </w:r>
      <w:r w:rsidR="00754FB1">
        <w:rPr>
          <w:b/>
          <w:bCs/>
        </w:rPr>
        <w:t xml:space="preserve"> ?</w:t>
      </w:r>
    </w:p>
    <w:p w14:paraId="6616C27A" w14:textId="2F8D692C" w:rsidR="00945B9A" w:rsidRDefault="00945B9A" w:rsidP="00453765">
      <w:pPr>
        <w:rPr>
          <w:b/>
          <w:bCs/>
        </w:rPr>
      </w:pPr>
      <w:r w:rsidRPr="00754FB1">
        <w:t xml:space="preserve">A: </w:t>
      </w:r>
      <w:r w:rsidR="00754FB1" w:rsidRPr="00754FB1">
        <w:t xml:space="preserve">See below. </w:t>
      </w:r>
      <w:r w:rsidRPr="00754FB1">
        <w:t xml:space="preserve">Use your regional alliance </w:t>
      </w:r>
      <w:proofErr w:type="gramStart"/>
      <w:r w:rsidRPr="00754FB1">
        <w:t>lead</w:t>
      </w:r>
      <w:proofErr w:type="gramEnd"/>
      <w:r w:rsidRPr="00754FB1">
        <w:t xml:space="preserve"> to find counterparty</w:t>
      </w:r>
      <w:r w:rsidRPr="00945B9A">
        <w:t>.</w:t>
      </w:r>
    </w:p>
    <w:p w14:paraId="216FE781" w14:textId="3F1567C4" w:rsidR="00945B9A" w:rsidRDefault="00945B9A" w:rsidP="00453765">
      <w:pPr>
        <w:rPr>
          <w:b/>
          <w:bCs/>
        </w:rPr>
      </w:pPr>
      <w:r>
        <w:rPr>
          <w:noProof/>
        </w:rPr>
        <w:lastRenderedPageBreak/>
        <w:drawing>
          <wp:anchor distT="0" distB="0" distL="114300" distR="114300" simplePos="0" relativeHeight="251658240" behindDoc="1" locked="0" layoutInCell="1" allowOverlap="1" wp14:anchorId="333A8E64" wp14:editId="2A94CB5F">
            <wp:simplePos x="0" y="0"/>
            <wp:positionH relativeFrom="column">
              <wp:posOffset>0</wp:posOffset>
            </wp:positionH>
            <wp:positionV relativeFrom="paragraph">
              <wp:posOffset>0</wp:posOffset>
            </wp:positionV>
            <wp:extent cx="4221480" cy="2708332"/>
            <wp:effectExtent l="0" t="0" r="7620" b="0"/>
            <wp:wrapTight wrapText="bothSides">
              <wp:wrapPolygon edited="0">
                <wp:start x="0" y="0"/>
                <wp:lineTo x="0" y="21423"/>
                <wp:lineTo x="21542" y="21423"/>
                <wp:lineTo x="21542"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21480" cy="2708332"/>
                    </a:xfrm>
                    <a:prstGeom prst="rect">
                      <a:avLst/>
                    </a:prstGeom>
                  </pic:spPr>
                </pic:pic>
              </a:graphicData>
            </a:graphic>
            <wp14:sizeRelH relativeFrom="page">
              <wp14:pctWidth>0</wp14:pctWidth>
            </wp14:sizeRelH>
            <wp14:sizeRelV relativeFrom="page">
              <wp14:pctHeight>0</wp14:pctHeight>
            </wp14:sizeRelV>
          </wp:anchor>
        </w:drawing>
      </w:r>
    </w:p>
    <w:p w14:paraId="4DA280C6" w14:textId="77777777" w:rsidR="00754FB1" w:rsidRDefault="00754FB1" w:rsidP="0096103B">
      <w:pPr>
        <w:rPr>
          <w:rFonts w:eastAsia="Times New Roman"/>
        </w:rPr>
      </w:pPr>
    </w:p>
    <w:p w14:paraId="370F4120" w14:textId="77777777" w:rsidR="00754FB1" w:rsidRDefault="00754FB1" w:rsidP="0096103B">
      <w:pPr>
        <w:rPr>
          <w:rFonts w:eastAsia="Times New Roman"/>
        </w:rPr>
      </w:pPr>
    </w:p>
    <w:p w14:paraId="0C755B79" w14:textId="77777777" w:rsidR="00754FB1" w:rsidRDefault="00754FB1" w:rsidP="0096103B">
      <w:pPr>
        <w:rPr>
          <w:rFonts w:eastAsia="Times New Roman"/>
        </w:rPr>
      </w:pPr>
    </w:p>
    <w:p w14:paraId="5CFFA870" w14:textId="77777777" w:rsidR="00754FB1" w:rsidRDefault="00754FB1" w:rsidP="0096103B">
      <w:pPr>
        <w:rPr>
          <w:rFonts w:eastAsia="Times New Roman"/>
        </w:rPr>
      </w:pPr>
    </w:p>
    <w:p w14:paraId="7B2BDB3D" w14:textId="77777777" w:rsidR="00754FB1" w:rsidRDefault="00754FB1" w:rsidP="0096103B">
      <w:pPr>
        <w:rPr>
          <w:rFonts w:eastAsia="Times New Roman"/>
        </w:rPr>
      </w:pPr>
    </w:p>
    <w:p w14:paraId="37F4B903" w14:textId="77777777" w:rsidR="00754FB1" w:rsidRDefault="00754FB1" w:rsidP="0096103B">
      <w:pPr>
        <w:rPr>
          <w:rFonts w:eastAsia="Times New Roman"/>
        </w:rPr>
      </w:pPr>
    </w:p>
    <w:p w14:paraId="0CA266A5" w14:textId="77777777" w:rsidR="00754FB1" w:rsidRDefault="00754FB1" w:rsidP="0096103B">
      <w:pPr>
        <w:rPr>
          <w:rFonts w:eastAsia="Times New Roman"/>
        </w:rPr>
      </w:pPr>
    </w:p>
    <w:p w14:paraId="6E8E823E" w14:textId="77777777" w:rsidR="00754FB1" w:rsidRDefault="00754FB1" w:rsidP="0096103B">
      <w:pPr>
        <w:rPr>
          <w:rFonts w:eastAsia="Times New Roman"/>
        </w:rPr>
      </w:pPr>
    </w:p>
    <w:p w14:paraId="4044661D" w14:textId="77777777" w:rsidR="00754FB1" w:rsidRDefault="00754FB1" w:rsidP="0096103B">
      <w:pPr>
        <w:rPr>
          <w:rFonts w:eastAsia="Times New Roman"/>
        </w:rPr>
      </w:pPr>
    </w:p>
    <w:p w14:paraId="0A169397" w14:textId="77777777" w:rsidR="00754FB1" w:rsidRDefault="00754FB1" w:rsidP="0096103B">
      <w:pPr>
        <w:rPr>
          <w:rFonts w:eastAsia="Times New Roman"/>
        </w:rPr>
      </w:pPr>
    </w:p>
    <w:p w14:paraId="77544CCF" w14:textId="77777777" w:rsidR="00754FB1" w:rsidRDefault="00754FB1" w:rsidP="0096103B">
      <w:pPr>
        <w:rPr>
          <w:rFonts w:eastAsia="Times New Roman"/>
        </w:rPr>
      </w:pPr>
    </w:p>
    <w:p w14:paraId="22355469" w14:textId="77777777" w:rsidR="00754FB1" w:rsidRDefault="00754FB1" w:rsidP="0096103B">
      <w:pPr>
        <w:rPr>
          <w:rFonts w:eastAsia="Times New Roman"/>
        </w:rPr>
      </w:pPr>
    </w:p>
    <w:p w14:paraId="17904180" w14:textId="77777777" w:rsidR="00754FB1" w:rsidRDefault="00754FB1" w:rsidP="0096103B">
      <w:pPr>
        <w:rPr>
          <w:rFonts w:eastAsia="Times New Roman"/>
        </w:rPr>
      </w:pPr>
    </w:p>
    <w:p w14:paraId="324FF8C4" w14:textId="77777777" w:rsidR="00754FB1" w:rsidRDefault="00754FB1" w:rsidP="0096103B">
      <w:pPr>
        <w:rPr>
          <w:rFonts w:eastAsia="Times New Roman"/>
        </w:rPr>
      </w:pPr>
    </w:p>
    <w:p w14:paraId="706B6E17" w14:textId="142D8B91" w:rsidR="0096103B" w:rsidRDefault="0096103B" w:rsidP="0096103B">
      <w:pPr>
        <w:rPr>
          <w:rFonts w:eastAsia="Times New Roman"/>
        </w:rPr>
      </w:pPr>
      <w:r>
        <w:rPr>
          <w:rFonts w:eastAsia="Times New Roman"/>
        </w:rPr>
        <w:t>EMEA – Patrick Bremer:</w:t>
      </w:r>
      <w:r w:rsidR="00754FB1">
        <w:rPr>
          <w:rFonts w:eastAsia="Times New Roman"/>
        </w:rPr>
        <w:t xml:space="preserve"> </w:t>
      </w:r>
      <w:hyperlink r:id="rId51" w:history="1">
        <w:r w:rsidR="00754FB1" w:rsidRPr="004A7C72">
          <w:rPr>
            <w:rStyle w:val="Hyperlink"/>
            <w:rFonts w:eastAsia="Times New Roman"/>
          </w:rPr>
          <w:t>Patrick.bremer@hitachivantara.com</w:t>
        </w:r>
      </w:hyperlink>
    </w:p>
    <w:p w14:paraId="646B4989" w14:textId="77777777" w:rsidR="0096103B" w:rsidRDefault="0096103B" w:rsidP="0096103B">
      <w:pPr>
        <w:rPr>
          <w:rFonts w:eastAsia="Times New Roman"/>
        </w:rPr>
      </w:pPr>
      <w:r>
        <w:rPr>
          <w:rFonts w:eastAsia="Times New Roman"/>
        </w:rPr>
        <w:t xml:space="preserve">APAC – Li Kiang Low: </w:t>
      </w:r>
      <w:hyperlink r:id="rId52" w:history="1">
        <w:r>
          <w:rPr>
            <w:rStyle w:val="Hyperlink"/>
            <w:rFonts w:eastAsia="Times New Roman"/>
          </w:rPr>
          <w:t>li.kiang.low@hitachivantara.com</w:t>
        </w:r>
      </w:hyperlink>
    </w:p>
    <w:p w14:paraId="02F0FD3E" w14:textId="77777777" w:rsidR="0096103B" w:rsidRDefault="0096103B" w:rsidP="0096103B">
      <w:pPr>
        <w:rPr>
          <w:rFonts w:eastAsia="Times New Roman"/>
        </w:rPr>
      </w:pPr>
      <w:r>
        <w:rPr>
          <w:rFonts w:eastAsia="Times New Roman"/>
        </w:rPr>
        <w:t xml:space="preserve">AMERICAS – Jason Parmley: </w:t>
      </w:r>
      <w:hyperlink r:id="rId53" w:history="1">
        <w:r>
          <w:rPr>
            <w:rStyle w:val="Hyperlink"/>
            <w:rFonts w:eastAsia="Times New Roman"/>
          </w:rPr>
          <w:t>Jason.parmley@hitachivantara.com</w:t>
        </w:r>
      </w:hyperlink>
    </w:p>
    <w:p w14:paraId="54A8F27C" w14:textId="77777777" w:rsidR="0096103B" w:rsidRPr="00667919" w:rsidRDefault="0096103B" w:rsidP="00453765">
      <w:pPr>
        <w:rPr>
          <w:b/>
          <w:bCs/>
        </w:rPr>
      </w:pPr>
    </w:p>
    <w:p w14:paraId="5728693B" w14:textId="77777777" w:rsidR="00453765" w:rsidRDefault="00453765"/>
    <w:p w14:paraId="101E142C" w14:textId="2B9C766F" w:rsidR="0003440D" w:rsidRPr="00E324BA" w:rsidRDefault="00581C25">
      <w:pPr>
        <w:rPr>
          <w:b/>
          <w:bCs/>
        </w:rPr>
      </w:pPr>
      <w:r w:rsidRPr="00E324BA">
        <w:rPr>
          <w:b/>
          <w:bCs/>
        </w:rPr>
        <w:t xml:space="preserve">Q:  </w:t>
      </w:r>
      <w:r w:rsidR="0003440D" w:rsidRPr="00E324BA">
        <w:rPr>
          <w:b/>
          <w:bCs/>
        </w:rPr>
        <w:t>What is Kubernetes</w:t>
      </w:r>
      <w:r w:rsidR="009C567A">
        <w:rPr>
          <w:b/>
          <w:bCs/>
        </w:rPr>
        <w:t xml:space="preserve"> (</w:t>
      </w:r>
      <w:r w:rsidR="00B70259">
        <w:rPr>
          <w:b/>
          <w:bCs/>
        </w:rPr>
        <w:t>k8s)</w:t>
      </w:r>
      <w:r w:rsidR="0003440D" w:rsidRPr="00E324BA">
        <w:rPr>
          <w:b/>
          <w:bCs/>
        </w:rPr>
        <w:t>?</w:t>
      </w:r>
    </w:p>
    <w:p w14:paraId="3F6B0C7F" w14:textId="2516376A" w:rsidR="005F7FC3" w:rsidRPr="00AC06D4" w:rsidRDefault="005F7FC3">
      <w:r>
        <w:t>A:  K8s is a container orchestration</w:t>
      </w:r>
      <w:r w:rsidR="009F43A7">
        <w:t xml:space="preserve"> (CO)</w:t>
      </w:r>
      <w:r>
        <w:t xml:space="preserve"> </w:t>
      </w:r>
      <w:r w:rsidR="009F43A7">
        <w:t>platform</w:t>
      </w:r>
      <w:proofErr w:type="gramStart"/>
      <w:r w:rsidR="009F43A7">
        <w:t xml:space="preserve">.  </w:t>
      </w:r>
      <w:proofErr w:type="gramEnd"/>
      <w:r w:rsidR="009F43A7">
        <w:t xml:space="preserve">It </w:t>
      </w:r>
      <w:r w:rsidR="00BC3E48">
        <w:t>has</w:t>
      </w:r>
      <w:r w:rsidR="00956EFC">
        <w:t xml:space="preserve"> </w:t>
      </w:r>
      <w:r w:rsidR="009F43A7">
        <w:t xml:space="preserve">dominated </w:t>
      </w:r>
      <w:r w:rsidR="00956EFC">
        <w:t xml:space="preserve">the market against </w:t>
      </w:r>
      <w:r w:rsidR="009F43A7">
        <w:t>other CO</w:t>
      </w:r>
      <w:r w:rsidR="00BC3E48">
        <w:t>s</w:t>
      </w:r>
      <w:r w:rsidR="009F43A7">
        <w:t xml:space="preserve"> like</w:t>
      </w:r>
      <w:r w:rsidR="00681DC8">
        <w:t xml:space="preserve"> Docker Swarm and Mesosphere</w:t>
      </w:r>
      <w:proofErr w:type="gramStart"/>
      <w:r w:rsidR="00956EFC">
        <w:t>.</w:t>
      </w:r>
      <w:r w:rsidR="00681DC8">
        <w:t xml:space="preserve">  </w:t>
      </w:r>
      <w:proofErr w:type="gramEnd"/>
      <w:r w:rsidR="00D64E2B">
        <w:t>K8s is not the engine that provides containerization</w:t>
      </w:r>
      <w:proofErr w:type="gramStart"/>
      <w:r w:rsidR="00733A64">
        <w:t xml:space="preserve">.  </w:t>
      </w:r>
      <w:proofErr w:type="gramEnd"/>
      <w:r w:rsidR="00BC3E48">
        <w:t>It manages</w:t>
      </w:r>
      <w:r w:rsidR="006A558D">
        <w:t xml:space="preserve"> and orchestrates</w:t>
      </w:r>
      <w:r w:rsidR="00BC3E48">
        <w:t xml:space="preserve"> the containers</w:t>
      </w:r>
      <w:proofErr w:type="gramStart"/>
      <w:r w:rsidR="00BC3E48">
        <w:t xml:space="preserve">.  </w:t>
      </w:r>
      <w:proofErr w:type="gramEnd"/>
      <w:r w:rsidR="00733A64">
        <w:t>Containerization</w:t>
      </w:r>
      <w:r w:rsidR="00956EFC">
        <w:t xml:space="preserve"> </w:t>
      </w:r>
      <w:r w:rsidR="00BC3E48">
        <w:t xml:space="preserve">itself </w:t>
      </w:r>
      <w:r w:rsidR="00956EFC">
        <w:t xml:space="preserve">is provided by </w:t>
      </w:r>
      <w:r w:rsidR="00B23676">
        <w:t xml:space="preserve">the container runtime like </w:t>
      </w:r>
      <w:r w:rsidR="00EA0C54">
        <w:t>Docker or CRI-</w:t>
      </w:r>
      <w:proofErr w:type="gramStart"/>
      <w:r w:rsidR="00EA0C54">
        <w:t xml:space="preserve">O.  </w:t>
      </w:r>
      <w:proofErr w:type="gramEnd"/>
      <w:r w:rsidR="006D72D4">
        <w:t xml:space="preserve">containerd and </w:t>
      </w:r>
      <w:r w:rsidR="008D203F">
        <w:t xml:space="preserve">CRI-O </w:t>
      </w:r>
      <w:r w:rsidR="006D72D4">
        <w:t>are</w:t>
      </w:r>
      <w:r w:rsidR="008D203F">
        <w:t xml:space="preserve"> </w:t>
      </w:r>
      <w:r w:rsidR="006D72D4">
        <w:t xml:space="preserve">most common </w:t>
      </w:r>
      <w:r w:rsidR="008D203F">
        <w:t>standard runtime used in most</w:t>
      </w:r>
      <w:r w:rsidR="00FE07ED">
        <w:t xml:space="preserve"> enterprise K8s distributions</w:t>
      </w:r>
      <w:r w:rsidR="00B218AE">
        <w:t xml:space="preserve"> like RH OCP</w:t>
      </w:r>
      <w:r w:rsidR="006D72D4">
        <w:t xml:space="preserve"> or Tanzu</w:t>
      </w:r>
      <w:proofErr w:type="gramStart"/>
      <w:r w:rsidR="00B218AE">
        <w:t xml:space="preserve">.  </w:t>
      </w:r>
      <w:proofErr w:type="gramEnd"/>
      <w:r w:rsidR="00B218AE">
        <w:t xml:space="preserve">See </w:t>
      </w:r>
      <w:hyperlink r:id="rId54" w:history="1">
        <w:r w:rsidR="00B218AE" w:rsidRPr="000A4D94">
          <w:rPr>
            <w:rStyle w:val="Hyperlink"/>
          </w:rPr>
          <w:t>here for more info</w:t>
        </w:r>
      </w:hyperlink>
      <w:r w:rsidR="000A4D94">
        <w:t>.</w:t>
      </w:r>
      <w:r w:rsidR="00335EA6">
        <w:rPr>
          <w:i/>
          <w:iCs/>
        </w:rPr>
        <w:t xml:space="preserve">.  </w:t>
      </w:r>
      <w:r w:rsidR="00F222CB">
        <w:t xml:space="preserve">In K8s, the most common tool is </w:t>
      </w:r>
      <w:r w:rsidR="00F222CB" w:rsidRPr="00F222CB">
        <w:rPr>
          <w:i/>
          <w:iCs/>
        </w:rPr>
        <w:t>kubectl</w:t>
      </w:r>
      <w:proofErr w:type="gramStart"/>
      <w:r w:rsidR="00F222CB">
        <w:t xml:space="preserve">.  </w:t>
      </w:r>
      <w:proofErr w:type="gramEnd"/>
      <w:r w:rsidR="007E417C">
        <w:t xml:space="preserve">For more information about K8s, see </w:t>
      </w:r>
      <w:r w:rsidR="00EA08E1">
        <w:t xml:space="preserve">and its concepts:  </w:t>
      </w:r>
      <w:hyperlink r:id="rId55" w:history="1">
        <w:r w:rsidR="00EA08E1" w:rsidRPr="00EA08E1">
          <w:rPr>
            <w:rStyle w:val="Hyperlink"/>
          </w:rPr>
          <w:t>https://kubernetes.io/docs/concepts/</w:t>
        </w:r>
      </w:hyperlink>
    </w:p>
    <w:p w14:paraId="03D4A939" w14:textId="77777777" w:rsidR="00B23676" w:rsidRDefault="00B23676"/>
    <w:p w14:paraId="7D5FE54B" w14:textId="3E5EC567" w:rsidR="00F347F3" w:rsidRPr="00E324BA" w:rsidRDefault="00F347F3">
      <w:pPr>
        <w:rPr>
          <w:b/>
          <w:bCs/>
        </w:rPr>
      </w:pPr>
      <w:r w:rsidRPr="00E324BA">
        <w:rPr>
          <w:b/>
          <w:bCs/>
        </w:rPr>
        <w:t xml:space="preserve">Q: </w:t>
      </w:r>
      <w:r w:rsidR="00007969" w:rsidRPr="00E324BA">
        <w:rPr>
          <w:b/>
          <w:bCs/>
        </w:rPr>
        <w:t xml:space="preserve">What other </w:t>
      </w:r>
      <w:r w:rsidR="00DE17FE" w:rsidRPr="00DE17FE">
        <w:rPr>
          <w:b/>
          <w:bCs/>
        </w:rPr>
        <w:t>Kubernetes</w:t>
      </w:r>
      <w:r w:rsidR="00007969" w:rsidRPr="00E324BA">
        <w:rPr>
          <w:b/>
          <w:bCs/>
        </w:rPr>
        <w:t xml:space="preserve"> distributions will we encounter.</w:t>
      </w:r>
    </w:p>
    <w:p w14:paraId="0CA35580" w14:textId="416052C4" w:rsidR="00F347F3" w:rsidRDefault="00F347F3">
      <w:r w:rsidRPr="00007969">
        <w:t xml:space="preserve">A: Check here for sample of the popular </w:t>
      </w:r>
      <w:r w:rsidR="00C9496C" w:rsidRPr="00007969">
        <w:t>Kubernetes</w:t>
      </w:r>
      <w:r w:rsidRPr="00007969">
        <w:t xml:space="preserve"> </w:t>
      </w:r>
      <w:r w:rsidR="00007969" w:rsidRPr="00007969">
        <w:t>distributions</w:t>
      </w:r>
      <w:r w:rsidR="00007969">
        <w:t xml:space="preserve"> including Tanzu, </w:t>
      </w:r>
      <w:r w:rsidR="007D211C">
        <w:t xml:space="preserve">OpenShift, Platform9 and Rancher. New offerings from Cisco like IKS also starting to appear </w:t>
      </w:r>
      <w:hyperlink r:id="rId56" w:history="1">
        <w:r w:rsidR="007D211C" w:rsidRPr="00FF505B">
          <w:rPr>
            <w:rStyle w:val="Hyperlink"/>
          </w:rPr>
          <w:t>https://www.containiq.com/post/popular-kubernetes-distributions</w:t>
        </w:r>
      </w:hyperlink>
    </w:p>
    <w:p w14:paraId="10F5EFFB" w14:textId="77777777" w:rsidR="007D211C" w:rsidRDefault="007D211C"/>
    <w:p w14:paraId="1AF74064" w14:textId="77777777" w:rsidR="00895724" w:rsidRPr="00895724" w:rsidRDefault="00895724" w:rsidP="00895724">
      <w:pPr>
        <w:pStyle w:val="ListParagraph"/>
        <w:ind w:left="0"/>
        <w:rPr>
          <w:b/>
          <w:bCs/>
          <w:color w:val="000000" w:themeColor="text1"/>
        </w:rPr>
      </w:pPr>
      <w:r w:rsidRPr="00895724">
        <w:rPr>
          <w:b/>
          <w:bCs/>
          <w:color w:val="000000" w:themeColor="text1"/>
        </w:rPr>
        <w:t>Q: Tanzu naming assistance</w:t>
      </w:r>
    </w:p>
    <w:p w14:paraId="1A6DF8B9" w14:textId="77777777" w:rsidR="00895724" w:rsidRDefault="00895724" w:rsidP="00895724">
      <w:pPr>
        <w:pStyle w:val="ListParagraph"/>
        <w:ind w:left="0"/>
        <w:rPr>
          <w:color w:val="000000" w:themeColor="text1"/>
        </w:rPr>
      </w:pPr>
      <w:r>
        <w:rPr>
          <w:color w:val="000000" w:themeColor="text1"/>
        </w:rPr>
        <w:t>A:</w:t>
      </w:r>
      <w:r w:rsidRPr="00E324BA">
        <w:rPr>
          <w:color w:val="000000" w:themeColor="text1"/>
        </w:rPr>
        <w:t xml:space="preserve">With regards to </w:t>
      </w:r>
      <w:r>
        <w:rPr>
          <w:color w:val="000000" w:themeColor="text1"/>
        </w:rPr>
        <w:t>naming</w:t>
      </w:r>
      <w:r w:rsidRPr="00E324BA">
        <w:rPr>
          <w:color w:val="000000" w:themeColor="text1"/>
        </w:rPr>
        <w:t>, you might find documents referring to as TKG</w:t>
      </w:r>
      <w:r>
        <w:rPr>
          <w:color w:val="000000" w:themeColor="text1"/>
        </w:rPr>
        <w:t>s</w:t>
      </w:r>
      <w:r w:rsidRPr="00E324BA">
        <w:rPr>
          <w:color w:val="000000" w:themeColor="text1"/>
        </w:rPr>
        <w:t>, TK</w:t>
      </w:r>
      <w:r>
        <w:rPr>
          <w:color w:val="000000" w:themeColor="text1"/>
        </w:rPr>
        <w:t>Gm</w:t>
      </w:r>
      <w:r w:rsidRPr="00E324BA">
        <w:rPr>
          <w:color w:val="000000" w:themeColor="text1"/>
        </w:rPr>
        <w:t xml:space="preserve">  TKG</w:t>
      </w:r>
      <w:r>
        <w:rPr>
          <w:color w:val="000000" w:themeColor="text1"/>
        </w:rPr>
        <w:t>s</w:t>
      </w:r>
      <w:r w:rsidRPr="00E324BA">
        <w:rPr>
          <w:color w:val="000000" w:themeColor="text1"/>
        </w:rPr>
        <w:t xml:space="preserve"> (Tanzu Kubernetes Grid Service is </w:t>
      </w:r>
      <w:r>
        <w:rPr>
          <w:color w:val="000000" w:themeColor="text1"/>
        </w:rPr>
        <w:t>the embedded service (supervisor cluster) that provides Kubernetes control plan and Tanzu basic license enables that functionality</w:t>
      </w:r>
      <w:proofErr w:type="gramStart"/>
      <w:r w:rsidRPr="00E324BA">
        <w:rPr>
          <w:color w:val="000000" w:themeColor="text1"/>
        </w:rPr>
        <w:t xml:space="preserve">.  </w:t>
      </w:r>
      <w:proofErr w:type="gramEnd"/>
      <w:r w:rsidRPr="00E324BA">
        <w:rPr>
          <w:color w:val="000000" w:themeColor="text1"/>
        </w:rPr>
        <w:t>TKG</w:t>
      </w:r>
      <w:r>
        <w:rPr>
          <w:color w:val="000000" w:themeColor="text1"/>
        </w:rPr>
        <w:t>m</w:t>
      </w:r>
      <w:r w:rsidRPr="00E324BA">
        <w:rPr>
          <w:color w:val="000000" w:themeColor="text1"/>
        </w:rPr>
        <w:t xml:space="preserve"> (Tanzu Kubernetes Grid Multi-Cloud)</w:t>
      </w:r>
      <w:r>
        <w:rPr>
          <w:color w:val="000000" w:themeColor="text1"/>
        </w:rPr>
        <w:t xml:space="preserve"> or sometimes just called TKG is their name for their curated upstream version of </w:t>
      </w:r>
      <w:proofErr w:type="gramStart"/>
      <w:r>
        <w:rPr>
          <w:color w:val="000000" w:themeColor="text1"/>
        </w:rPr>
        <w:t>open source</w:t>
      </w:r>
      <w:proofErr w:type="gramEnd"/>
      <w:r>
        <w:rPr>
          <w:color w:val="000000" w:themeColor="text1"/>
        </w:rPr>
        <w:t xml:space="preserve"> Kubernetes that can run on any cloud including vSphere. </w:t>
      </w:r>
      <w:r w:rsidRPr="00E324BA">
        <w:rPr>
          <w:color w:val="000000" w:themeColor="text1"/>
        </w:rPr>
        <w:t xml:space="preserve">.  </w:t>
      </w:r>
    </w:p>
    <w:p w14:paraId="084B08A7" w14:textId="77777777" w:rsidR="006228B2" w:rsidRDefault="006228B2"/>
    <w:p w14:paraId="011AA38B" w14:textId="2E102525" w:rsidR="00964FC7" w:rsidRDefault="00964FC7"/>
    <w:p w14:paraId="0A6B68A0" w14:textId="77777777" w:rsidR="008200E9" w:rsidRDefault="008200E9"/>
    <w:p w14:paraId="566E9F92" w14:textId="531185DE" w:rsidR="003716C4" w:rsidRPr="00E324BA" w:rsidRDefault="003716C4">
      <w:pPr>
        <w:rPr>
          <w:b/>
          <w:bCs/>
        </w:rPr>
      </w:pPr>
      <w:r w:rsidRPr="00E324BA">
        <w:rPr>
          <w:b/>
          <w:bCs/>
        </w:rPr>
        <w:t>Q:  What is Openshift</w:t>
      </w:r>
      <w:r w:rsidR="0003440D" w:rsidRPr="00E324BA">
        <w:rPr>
          <w:b/>
          <w:bCs/>
        </w:rPr>
        <w:t>?</w:t>
      </w:r>
    </w:p>
    <w:p w14:paraId="65E52234" w14:textId="60C311CD" w:rsidR="00EF50E9" w:rsidRDefault="00EF50E9">
      <w:r>
        <w:lastRenderedPageBreak/>
        <w:t xml:space="preserve">A:  Red Hat Openshift </w:t>
      </w:r>
      <w:r w:rsidR="00D72FCA">
        <w:t xml:space="preserve">(OCP) </w:t>
      </w:r>
      <w:r>
        <w:t xml:space="preserve">is Red Hat’s distribution of </w:t>
      </w:r>
      <w:r w:rsidR="00BF7081">
        <w:t xml:space="preserve">CNCF </w:t>
      </w:r>
      <w:r>
        <w:t>K8</w:t>
      </w:r>
      <w:proofErr w:type="gramStart"/>
      <w:r>
        <w:t xml:space="preserve">s.  </w:t>
      </w:r>
      <w:proofErr w:type="gramEnd"/>
      <w:r w:rsidR="00BF7081">
        <w:t>It</w:t>
      </w:r>
      <w:r w:rsidR="00593979">
        <w:t xml:space="preserve"> includes support and enhanced security</w:t>
      </w:r>
      <w:r w:rsidR="006C7520">
        <w:t xml:space="preserve"> relative to vanilla K8</w:t>
      </w:r>
      <w:proofErr w:type="gramStart"/>
      <w:r w:rsidR="006C7520">
        <w:t xml:space="preserve">s.  </w:t>
      </w:r>
      <w:proofErr w:type="gramEnd"/>
      <w:r w:rsidR="006C7520">
        <w:t xml:space="preserve">It runs on Red Hat CoreOS which </w:t>
      </w:r>
      <w:proofErr w:type="gramStart"/>
      <w:r w:rsidR="006C7520">
        <w:t>is built</w:t>
      </w:r>
      <w:proofErr w:type="gramEnd"/>
      <w:r w:rsidR="006C7520">
        <w:t xml:space="preserve"> on RHEL. RH’s middle</w:t>
      </w:r>
      <w:r w:rsidR="0FAC1D74">
        <w:t>ware products also have integration with OCP – providing a stronger appeal with developers</w:t>
      </w:r>
      <w:proofErr w:type="gramStart"/>
      <w:r w:rsidR="0FAC1D74">
        <w:t xml:space="preserve">.  </w:t>
      </w:r>
      <w:proofErr w:type="gramEnd"/>
    </w:p>
    <w:p w14:paraId="6BCA4260" w14:textId="77777777" w:rsidR="00BF7081" w:rsidRDefault="00BF7081"/>
    <w:p w14:paraId="0CD021E3" w14:textId="4813A0F6" w:rsidR="003716C4" w:rsidRPr="00A61B59" w:rsidRDefault="003716C4">
      <w:pPr>
        <w:rPr>
          <w:b/>
          <w:bCs/>
        </w:rPr>
      </w:pPr>
      <w:r w:rsidRPr="00A61B59">
        <w:rPr>
          <w:b/>
          <w:bCs/>
        </w:rPr>
        <w:t xml:space="preserve">Q:  </w:t>
      </w:r>
      <w:r w:rsidR="001E17B3" w:rsidRPr="00A61B59">
        <w:rPr>
          <w:b/>
          <w:bCs/>
        </w:rPr>
        <w:t xml:space="preserve">What OS </w:t>
      </w:r>
      <w:proofErr w:type="gramStart"/>
      <w:r w:rsidR="001E17B3" w:rsidRPr="00A61B59">
        <w:rPr>
          <w:b/>
          <w:bCs/>
        </w:rPr>
        <w:t>is supported</w:t>
      </w:r>
      <w:proofErr w:type="gramEnd"/>
      <w:r w:rsidR="00A61B59">
        <w:rPr>
          <w:b/>
          <w:bCs/>
        </w:rPr>
        <w:t xml:space="preserve"> with OpenShift</w:t>
      </w:r>
      <w:r w:rsidR="001E17B3" w:rsidRPr="00A61B59">
        <w:rPr>
          <w:b/>
          <w:bCs/>
        </w:rPr>
        <w:t>?</w:t>
      </w:r>
    </w:p>
    <w:p w14:paraId="34A17BFB" w14:textId="3F47DC56" w:rsidR="003224DD" w:rsidRDefault="003224DD">
      <w:r>
        <w:t xml:space="preserve">A:  </w:t>
      </w:r>
      <w:r w:rsidR="00D85D81">
        <w:t xml:space="preserve">We support RHEL base OS for bare metal </w:t>
      </w:r>
      <w:r w:rsidR="00F429B1">
        <w:t>deployments</w:t>
      </w:r>
      <w:proofErr w:type="gramStart"/>
      <w:r w:rsidR="00F429B1">
        <w:t xml:space="preserve">.  </w:t>
      </w:r>
      <w:proofErr w:type="gramEnd"/>
      <w:r w:rsidR="002C4D3D">
        <w:t>RH OCP natively uses RH CoreOS</w:t>
      </w:r>
      <w:proofErr w:type="gramStart"/>
      <w:r w:rsidR="002C4D3D">
        <w:t xml:space="preserve">.  </w:t>
      </w:r>
      <w:proofErr w:type="gramEnd"/>
      <w:r w:rsidR="002C4D3D">
        <w:t xml:space="preserve">RH CoreOS is built on </w:t>
      </w:r>
      <w:r w:rsidR="00F429B1">
        <w:t>RHEL</w:t>
      </w:r>
      <w:proofErr w:type="gramStart"/>
      <w:r w:rsidR="00F429B1">
        <w:t xml:space="preserve">.  </w:t>
      </w:r>
      <w:proofErr w:type="gramEnd"/>
      <w:r w:rsidR="00F429B1">
        <w:t xml:space="preserve">Our storage and container plugin support for RH CoreOS is based on </w:t>
      </w:r>
      <w:r w:rsidR="005361E5">
        <w:t xml:space="preserve">its </w:t>
      </w:r>
      <w:r w:rsidR="00F429B1">
        <w:t>equivalency for RHEL</w:t>
      </w:r>
      <w:proofErr w:type="gramStart"/>
      <w:r w:rsidR="00F429B1">
        <w:t xml:space="preserve">.  </w:t>
      </w:r>
      <w:proofErr w:type="gramEnd"/>
      <w:r w:rsidR="008F7B0A" w:rsidRPr="0FAC1D74">
        <w:rPr>
          <w:i/>
          <w:iCs/>
        </w:rPr>
        <w:t>Note</w:t>
      </w:r>
      <w:r w:rsidR="00484BB0" w:rsidRPr="0FAC1D74">
        <w:rPr>
          <w:i/>
          <w:iCs/>
        </w:rPr>
        <w:t xml:space="preserve">:  </w:t>
      </w:r>
      <w:r w:rsidR="008F7B0A" w:rsidRPr="0FAC1D74">
        <w:rPr>
          <w:i/>
          <w:iCs/>
        </w:rPr>
        <w:t>RH CoreOS is not available standalone, its only available in RH OCP</w:t>
      </w:r>
      <w:proofErr w:type="gramStart"/>
      <w:r w:rsidR="008F7B0A" w:rsidRPr="0FAC1D74">
        <w:rPr>
          <w:i/>
          <w:iCs/>
        </w:rPr>
        <w:t xml:space="preserve">.  </w:t>
      </w:r>
      <w:proofErr w:type="gramEnd"/>
      <w:r w:rsidR="008F7B0A" w:rsidRPr="0FAC1D74">
        <w:rPr>
          <w:i/>
          <w:iCs/>
        </w:rPr>
        <w:t>RH also does not provide a certification program specific for RH CoreOS</w:t>
      </w:r>
      <w:proofErr w:type="gramStart"/>
      <w:r w:rsidR="008F7B0A" w:rsidRPr="0FAC1D74">
        <w:rPr>
          <w:i/>
          <w:iCs/>
        </w:rPr>
        <w:t>.</w:t>
      </w:r>
      <w:r w:rsidR="008F7B0A">
        <w:t xml:space="preserve">  </w:t>
      </w:r>
      <w:proofErr w:type="gramEnd"/>
      <w:r w:rsidR="008F7B0A">
        <w:t>Community Linux dis</w:t>
      </w:r>
      <w:r w:rsidR="0FAC1D74">
        <w:t>tributions like CentOS has compatibility, but during times of support cases, GSC may ask the issues reproduced on support OS</w:t>
      </w:r>
      <w:proofErr w:type="gramStart"/>
      <w:r w:rsidR="0FAC1D74">
        <w:t xml:space="preserve">.  </w:t>
      </w:r>
      <w:proofErr w:type="gramEnd"/>
    </w:p>
    <w:p w14:paraId="3B1F07A8" w14:textId="77777777" w:rsidR="005361E5" w:rsidRDefault="005361E5"/>
    <w:p w14:paraId="1E6C0EFD" w14:textId="0D403625" w:rsidR="001E17B3" w:rsidRPr="00E324BA" w:rsidRDefault="001E17B3">
      <w:pPr>
        <w:rPr>
          <w:b/>
          <w:bCs/>
        </w:rPr>
      </w:pPr>
      <w:r w:rsidRPr="00E324BA">
        <w:rPr>
          <w:b/>
          <w:bCs/>
        </w:rPr>
        <w:t xml:space="preserve">Q:  What storage </w:t>
      </w:r>
      <w:proofErr w:type="gramStart"/>
      <w:r w:rsidRPr="00E324BA">
        <w:rPr>
          <w:b/>
          <w:bCs/>
        </w:rPr>
        <w:t>is supported</w:t>
      </w:r>
      <w:proofErr w:type="gramEnd"/>
      <w:r w:rsidRPr="00E324BA">
        <w:rPr>
          <w:b/>
          <w:bCs/>
        </w:rPr>
        <w:t>?</w:t>
      </w:r>
    </w:p>
    <w:p w14:paraId="2A10A22F" w14:textId="7877F718" w:rsidR="005361E5" w:rsidRDefault="005361E5">
      <w:r>
        <w:t xml:space="preserve">A:  For list of supported VSP see our PCG:  </w:t>
      </w:r>
      <w:hyperlink r:id="rId57">
        <w:r w:rsidR="003720C2" w:rsidRPr="0FAC1D74">
          <w:rPr>
            <w:rStyle w:val="Hyperlink"/>
          </w:rPr>
          <w:t>https://compatibility.hitachivantara.com/products/hspc</w:t>
        </w:r>
      </w:hyperlink>
    </w:p>
    <w:p w14:paraId="34123771" w14:textId="77777777" w:rsidR="003720C2" w:rsidRDefault="003720C2"/>
    <w:p w14:paraId="76E63E00" w14:textId="5B683AF2" w:rsidR="00DE17FE" w:rsidRPr="006072FF" w:rsidRDefault="00DE17FE" w:rsidP="00DE17FE">
      <w:pPr>
        <w:pStyle w:val="ListParagraph"/>
        <w:ind w:left="0"/>
        <w:rPr>
          <w:b/>
          <w:bCs/>
          <w:color w:val="000000" w:themeColor="text1"/>
        </w:rPr>
      </w:pPr>
      <w:r w:rsidRPr="006072FF">
        <w:rPr>
          <w:b/>
          <w:bCs/>
          <w:color w:val="000000" w:themeColor="text1"/>
        </w:rPr>
        <w:t xml:space="preserve">Q: Where can I find more links </w:t>
      </w:r>
      <w:r>
        <w:rPr>
          <w:b/>
          <w:bCs/>
          <w:color w:val="000000" w:themeColor="text1"/>
        </w:rPr>
        <w:t xml:space="preserve">/ collateral </w:t>
      </w:r>
      <w:r w:rsidRPr="006072FF">
        <w:rPr>
          <w:b/>
          <w:bCs/>
          <w:color w:val="000000" w:themeColor="text1"/>
        </w:rPr>
        <w:t>on what is available</w:t>
      </w:r>
    </w:p>
    <w:p w14:paraId="79E5721E" w14:textId="48457822" w:rsidR="00DE17FE" w:rsidRDefault="00DE17FE" w:rsidP="00DE17FE">
      <w:pPr>
        <w:rPr>
          <w:color w:val="000000" w:themeColor="text1"/>
        </w:rPr>
      </w:pPr>
      <w:r w:rsidRPr="006072FF">
        <w:rPr>
          <w:color w:val="000000" w:themeColor="text1"/>
        </w:rPr>
        <w:t xml:space="preserve">A: We have created a tab on the virtualization, containers, and cloud community site. Check here </w:t>
      </w:r>
      <w:hyperlink r:id="rId58" w:history="1">
        <w:r w:rsidRPr="006072FF">
          <w:rPr>
            <w:rStyle w:val="Hyperlink"/>
            <w:color w:val="000000" w:themeColor="text1"/>
          </w:rPr>
          <w:t>Modern App Infra - Quick Links</w:t>
        </w:r>
      </w:hyperlink>
      <w:r>
        <w:rPr>
          <w:color w:val="000000" w:themeColor="text1"/>
        </w:rPr>
        <w:t xml:space="preserve"> </w:t>
      </w:r>
    </w:p>
    <w:p w14:paraId="7C367039" w14:textId="77777777" w:rsidR="00DE17FE" w:rsidRDefault="00DE17FE" w:rsidP="00DE17FE">
      <w:pPr>
        <w:rPr>
          <w:color w:val="000000" w:themeColor="text1"/>
        </w:rPr>
      </w:pPr>
    </w:p>
    <w:p w14:paraId="12EB1D10" w14:textId="77777777" w:rsidR="001650B2" w:rsidRDefault="001650B2" w:rsidP="00735933"/>
    <w:p w14:paraId="4857296A" w14:textId="77777777" w:rsidR="0089437F" w:rsidRDefault="0089437F"/>
    <w:p w14:paraId="7803A406" w14:textId="08B229E5" w:rsidR="0089437F" w:rsidRPr="00347B74" w:rsidRDefault="00347B74">
      <w:pPr>
        <w:rPr>
          <w:b/>
          <w:bCs/>
          <w:sz w:val="36"/>
          <w:szCs w:val="36"/>
        </w:rPr>
      </w:pPr>
      <w:r w:rsidRPr="00347B74">
        <w:rPr>
          <w:b/>
          <w:bCs/>
          <w:sz w:val="36"/>
          <w:szCs w:val="36"/>
        </w:rPr>
        <w:t>Appendix</w:t>
      </w:r>
    </w:p>
    <w:p w14:paraId="026BF254" w14:textId="5B707D0F" w:rsidR="006163F8" w:rsidRPr="006163F8" w:rsidRDefault="00347B74">
      <w:pPr>
        <w:rPr>
          <w:sz w:val="28"/>
          <w:szCs w:val="28"/>
        </w:rPr>
      </w:pPr>
      <w:r w:rsidRPr="006163F8">
        <w:rPr>
          <w:sz w:val="28"/>
          <w:szCs w:val="28"/>
        </w:rPr>
        <w:t>Term</w:t>
      </w:r>
      <w:r w:rsidR="006163F8" w:rsidRPr="006163F8">
        <w:rPr>
          <w:sz w:val="28"/>
          <w:szCs w:val="28"/>
        </w:rPr>
        <w:t>inologies</w:t>
      </w:r>
    </w:p>
    <w:p w14:paraId="3930169C" w14:textId="77777777" w:rsidR="00A560BF" w:rsidRDefault="00A560BF"/>
    <w:p w14:paraId="0009A429" w14:textId="13EAFE72" w:rsidR="006163F8" w:rsidRDefault="006163F8">
      <w:r>
        <w:t>Cluster</w:t>
      </w:r>
    </w:p>
    <w:p w14:paraId="3451B49E" w14:textId="77777777" w:rsidR="006163F8" w:rsidRPr="006163F8" w:rsidRDefault="006163F8" w:rsidP="006163F8">
      <w:pPr>
        <w:numPr>
          <w:ilvl w:val="0"/>
          <w:numId w:val="3"/>
        </w:numPr>
      </w:pPr>
      <w:r w:rsidRPr="006163F8">
        <w:t>K8s –  Kubernetes</w:t>
      </w:r>
      <w:proofErr w:type="gramStart"/>
      <w:r w:rsidRPr="006163F8">
        <w:t xml:space="preserve">.  </w:t>
      </w:r>
      <w:proofErr w:type="gramEnd"/>
      <w:r w:rsidRPr="006163F8">
        <w:t>K[8 letters – ubernete]s</w:t>
      </w:r>
    </w:p>
    <w:p w14:paraId="3D8AF19B" w14:textId="77777777" w:rsidR="006163F8" w:rsidRPr="006163F8" w:rsidRDefault="006163F8" w:rsidP="006163F8">
      <w:pPr>
        <w:numPr>
          <w:ilvl w:val="0"/>
          <w:numId w:val="3"/>
        </w:numPr>
      </w:pPr>
      <w:r w:rsidRPr="006163F8">
        <w:t xml:space="preserve">POD – smallest unit of object in K8s containing </w:t>
      </w:r>
      <w:proofErr w:type="gramStart"/>
      <w:r w:rsidRPr="006163F8">
        <w:t>1</w:t>
      </w:r>
      <w:proofErr w:type="gramEnd"/>
      <w:r w:rsidRPr="006163F8">
        <w:t xml:space="preserve"> or more containers</w:t>
      </w:r>
    </w:p>
    <w:p w14:paraId="1663A9D8" w14:textId="77777777" w:rsidR="006163F8" w:rsidRPr="006163F8" w:rsidRDefault="006163F8" w:rsidP="006163F8">
      <w:pPr>
        <w:numPr>
          <w:ilvl w:val="0"/>
          <w:numId w:val="3"/>
        </w:numPr>
      </w:pPr>
      <w:r w:rsidRPr="006163F8">
        <w:t>Container Runtime – The engine that runs containers</w:t>
      </w:r>
      <w:proofErr w:type="gramStart"/>
      <w:r w:rsidRPr="006163F8">
        <w:t xml:space="preserve">.  </w:t>
      </w:r>
      <w:proofErr w:type="gramEnd"/>
    </w:p>
    <w:p w14:paraId="0877717A" w14:textId="77777777" w:rsidR="006163F8" w:rsidRPr="006163F8" w:rsidRDefault="006163F8" w:rsidP="006163F8">
      <w:pPr>
        <w:numPr>
          <w:ilvl w:val="0"/>
          <w:numId w:val="3"/>
        </w:numPr>
      </w:pPr>
      <w:r w:rsidRPr="006163F8">
        <w:t>Kubectl – CLI tool that communicates with K8s API server.</w:t>
      </w:r>
    </w:p>
    <w:p w14:paraId="69491D06" w14:textId="77777777" w:rsidR="006163F8" w:rsidRPr="006163F8" w:rsidRDefault="006163F8" w:rsidP="006163F8">
      <w:pPr>
        <w:numPr>
          <w:ilvl w:val="0"/>
          <w:numId w:val="3"/>
        </w:numPr>
      </w:pPr>
      <w:r w:rsidRPr="006163F8">
        <w:t xml:space="preserve">Kublet – K8s cluster agent </w:t>
      </w:r>
    </w:p>
    <w:p w14:paraId="34EB68DD" w14:textId="77777777" w:rsidR="006163F8" w:rsidRPr="006163F8" w:rsidRDefault="006163F8" w:rsidP="006163F8">
      <w:pPr>
        <w:numPr>
          <w:ilvl w:val="0"/>
          <w:numId w:val="3"/>
        </w:numPr>
      </w:pPr>
      <w:r w:rsidRPr="006163F8">
        <w:t>CSI – Container Storage Interface</w:t>
      </w:r>
      <w:proofErr w:type="gramStart"/>
      <w:r w:rsidRPr="006163F8">
        <w:t xml:space="preserve">.  </w:t>
      </w:r>
      <w:proofErr w:type="gramEnd"/>
      <w:r w:rsidRPr="006163F8">
        <w:t>Exposes storage systems to K8s</w:t>
      </w:r>
    </w:p>
    <w:p w14:paraId="4622BF86" w14:textId="77777777" w:rsidR="006163F8" w:rsidRDefault="006163F8" w:rsidP="006163F8">
      <w:pPr>
        <w:numPr>
          <w:ilvl w:val="0"/>
          <w:numId w:val="3"/>
        </w:numPr>
      </w:pPr>
      <w:r w:rsidRPr="006163F8">
        <w:t>CRD – Custom Resource Definition</w:t>
      </w:r>
      <w:proofErr w:type="gramStart"/>
      <w:r w:rsidRPr="006163F8">
        <w:t xml:space="preserve">.  </w:t>
      </w:r>
      <w:proofErr w:type="gramEnd"/>
      <w:r w:rsidRPr="006163F8">
        <w:t>Extension of K8s API not available as default install</w:t>
      </w:r>
      <w:proofErr w:type="gramStart"/>
      <w:r w:rsidRPr="006163F8">
        <w:t xml:space="preserve">.  </w:t>
      </w:r>
      <w:proofErr w:type="gramEnd"/>
    </w:p>
    <w:p w14:paraId="2A477F4A" w14:textId="77777777" w:rsidR="00A560BF" w:rsidRDefault="00A560BF" w:rsidP="00A560BF"/>
    <w:p w14:paraId="3AC16CD7" w14:textId="5D5BEAB1" w:rsidR="00A560BF" w:rsidRPr="00A560BF" w:rsidRDefault="00A560BF" w:rsidP="00A560BF">
      <w:r w:rsidRPr="00A560BF">
        <w:t>Storage</w:t>
      </w:r>
    </w:p>
    <w:p w14:paraId="29795A29" w14:textId="77777777" w:rsidR="00A560BF" w:rsidRPr="00A560BF" w:rsidRDefault="00A560BF" w:rsidP="00A560BF">
      <w:pPr>
        <w:numPr>
          <w:ilvl w:val="0"/>
          <w:numId w:val="4"/>
        </w:numPr>
      </w:pPr>
      <w:r w:rsidRPr="00A560BF">
        <w:t xml:space="preserve">PV – Persistent Volume. Has its own lifecycle independent of a </w:t>
      </w:r>
      <w:proofErr w:type="gramStart"/>
      <w:r w:rsidRPr="00A560BF">
        <w:t>POD.</w:t>
      </w:r>
      <w:proofErr w:type="gramEnd"/>
    </w:p>
    <w:p w14:paraId="2F849982" w14:textId="77777777" w:rsidR="00A560BF" w:rsidRPr="00A560BF" w:rsidRDefault="00A560BF" w:rsidP="00A560BF">
      <w:pPr>
        <w:numPr>
          <w:ilvl w:val="0"/>
          <w:numId w:val="4"/>
        </w:numPr>
      </w:pPr>
      <w:r w:rsidRPr="00A560BF">
        <w:t>PVC – Persistent Volume Claim</w:t>
      </w:r>
      <w:proofErr w:type="gramStart"/>
      <w:r w:rsidRPr="00A560BF">
        <w:t xml:space="preserve">.  </w:t>
      </w:r>
      <w:proofErr w:type="gramEnd"/>
      <w:r w:rsidRPr="00A560BF">
        <w:t>Request for PV resource by a user</w:t>
      </w:r>
      <w:proofErr w:type="gramStart"/>
      <w:r w:rsidRPr="00A560BF">
        <w:t xml:space="preserve">.  </w:t>
      </w:r>
      <w:proofErr w:type="gramEnd"/>
      <w:r w:rsidRPr="00A560BF">
        <w:t>PVC consumes PV resources</w:t>
      </w:r>
      <w:proofErr w:type="gramStart"/>
      <w:r w:rsidRPr="00A560BF">
        <w:t xml:space="preserve">.  </w:t>
      </w:r>
      <w:proofErr w:type="gramEnd"/>
      <w:r w:rsidRPr="00A560BF">
        <w:t>PVC requests contain how to consume resources.</w:t>
      </w:r>
    </w:p>
    <w:p w14:paraId="0D01D610" w14:textId="77777777" w:rsidR="00A560BF" w:rsidRPr="00A560BF" w:rsidRDefault="00A560BF" w:rsidP="00A560BF">
      <w:pPr>
        <w:numPr>
          <w:ilvl w:val="0"/>
          <w:numId w:val="4"/>
        </w:numPr>
      </w:pPr>
      <w:r w:rsidRPr="00A560BF">
        <w:t>SC – Storage Class</w:t>
      </w:r>
      <w:proofErr w:type="gramStart"/>
      <w:r w:rsidRPr="00A560BF">
        <w:t xml:space="preserve">.  </w:t>
      </w:r>
      <w:proofErr w:type="gramEnd"/>
      <w:r w:rsidRPr="00A560BF">
        <w:t>Provide admins method to describe tiers or profiles for storage.</w:t>
      </w:r>
    </w:p>
    <w:p w14:paraId="1C680386" w14:textId="77777777" w:rsidR="00A560BF" w:rsidRDefault="00A560BF" w:rsidP="00A560BF"/>
    <w:p w14:paraId="79049646" w14:textId="2B3E9F0A" w:rsidR="00A560BF" w:rsidRPr="00A560BF" w:rsidRDefault="00A560BF" w:rsidP="00A560BF">
      <w:r w:rsidRPr="00A560BF">
        <w:t>Workloads</w:t>
      </w:r>
    </w:p>
    <w:p w14:paraId="4005E77A" w14:textId="77777777" w:rsidR="00A560BF" w:rsidRPr="00A560BF" w:rsidRDefault="00A560BF" w:rsidP="00A560BF">
      <w:pPr>
        <w:numPr>
          <w:ilvl w:val="0"/>
          <w:numId w:val="5"/>
        </w:numPr>
      </w:pPr>
      <w:r w:rsidRPr="00A560BF">
        <w:lastRenderedPageBreak/>
        <w:t>Deployment – manages a replicated application using PODs that require no local state</w:t>
      </w:r>
      <w:proofErr w:type="gramStart"/>
      <w:r w:rsidRPr="00A560BF">
        <w:t xml:space="preserve">.  </w:t>
      </w:r>
      <w:proofErr w:type="gramEnd"/>
      <w:r w:rsidRPr="00A560BF">
        <w:t>The replicas are distributed among the nodes in a cluster</w:t>
      </w:r>
      <w:proofErr w:type="gramStart"/>
      <w:r w:rsidRPr="00A560BF">
        <w:t xml:space="preserve">.  </w:t>
      </w:r>
      <w:proofErr w:type="gramEnd"/>
    </w:p>
    <w:p w14:paraId="3D8E0A76" w14:textId="77777777" w:rsidR="00A560BF" w:rsidRPr="00A560BF" w:rsidRDefault="00A560BF" w:rsidP="00A560BF">
      <w:pPr>
        <w:numPr>
          <w:ilvl w:val="0"/>
          <w:numId w:val="5"/>
        </w:numPr>
      </w:pPr>
      <w:r w:rsidRPr="00A560BF">
        <w:t xml:space="preserve">ReplicaSet – definition of number of replica PODs to run </w:t>
      </w:r>
    </w:p>
    <w:p w14:paraId="0D34343A" w14:textId="77777777" w:rsidR="00A560BF" w:rsidRPr="00A560BF" w:rsidRDefault="00A560BF" w:rsidP="00A560BF">
      <w:pPr>
        <w:numPr>
          <w:ilvl w:val="0"/>
          <w:numId w:val="5"/>
        </w:numPr>
      </w:pPr>
      <w:r w:rsidRPr="00A560BF">
        <w:t>StatefulSet – manages the deployment and scaling of PODs</w:t>
      </w:r>
      <w:proofErr w:type="gramStart"/>
      <w:r w:rsidRPr="00A560BF">
        <w:t xml:space="preserve">.  </w:t>
      </w:r>
      <w:proofErr w:type="gramEnd"/>
      <w:r w:rsidRPr="00A560BF">
        <w:t>Used for applications that require local state.</w:t>
      </w:r>
    </w:p>
    <w:p w14:paraId="26C44301" w14:textId="77777777" w:rsidR="00A560BF" w:rsidRPr="00A560BF" w:rsidRDefault="00A560BF" w:rsidP="00A560BF">
      <w:pPr>
        <w:numPr>
          <w:ilvl w:val="0"/>
          <w:numId w:val="5"/>
        </w:numPr>
      </w:pPr>
      <w:r w:rsidRPr="00A560BF">
        <w:t>DaemonSet – used to deploy system daemons on each node</w:t>
      </w:r>
      <w:proofErr w:type="gramStart"/>
      <w:r w:rsidRPr="00A560BF">
        <w:t xml:space="preserve">.  </w:t>
      </w:r>
      <w:proofErr w:type="gramEnd"/>
      <w:r w:rsidRPr="00A560BF">
        <w:t>Ensures copy of POD is running on set of nodes.</w:t>
      </w:r>
    </w:p>
    <w:p w14:paraId="48D3B7D2" w14:textId="77777777" w:rsidR="006163F8" w:rsidRDefault="006163F8"/>
    <w:p w14:paraId="06779F60" w14:textId="3629DAB3" w:rsidR="00407FB4" w:rsidRDefault="00407FB4"/>
    <w:p w14:paraId="7EB7E109" w14:textId="77777777" w:rsidR="00407FB4" w:rsidRDefault="00407FB4"/>
    <w:sectPr w:rsidR="00407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tropoli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4EE"/>
    <w:multiLevelType w:val="hybridMultilevel"/>
    <w:tmpl w:val="0994D18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F67C9"/>
    <w:multiLevelType w:val="hybridMultilevel"/>
    <w:tmpl w:val="C9BC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6088C"/>
    <w:multiLevelType w:val="hybridMultilevel"/>
    <w:tmpl w:val="44340822"/>
    <w:lvl w:ilvl="0" w:tplc="68006436">
      <w:start w:val="1"/>
      <w:numFmt w:val="bullet"/>
      <w:lvlText w:val="§"/>
      <w:lvlJc w:val="left"/>
      <w:pPr>
        <w:tabs>
          <w:tab w:val="num" w:pos="720"/>
        </w:tabs>
        <w:ind w:left="720" w:hanging="360"/>
      </w:pPr>
      <w:rPr>
        <w:rFonts w:ascii="Wingdings" w:hAnsi="Wingdings" w:hint="default"/>
      </w:rPr>
    </w:lvl>
    <w:lvl w:ilvl="1" w:tplc="F28800F0" w:tentative="1">
      <w:start w:val="1"/>
      <w:numFmt w:val="bullet"/>
      <w:lvlText w:val="§"/>
      <w:lvlJc w:val="left"/>
      <w:pPr>
        <w:tabs>
          <w:tab w:val="num" w:pos="1440"/>
        </w:tabs>
        <w:ind w:left="1440" w:hanging="360"/>
      </w:pPr>
      <w:rPr>
        <w:rFonts w:ascii="Wingdings" w:hAnsi="Wingdings" w:hint="default"/>
      </w:rPr>
    </w:lvl>
    <w:lvl w:ilvl="2" w:tplc="6AB642FE" w:tentative="1">
      <w:start w:val="1"/>
      <w:numFmt w:val="bullet"/>
      <w:lvlText w:val="§"/>
      <w:lvlJc w:val="left"/>
      <w:pPr>
        <w:tabs>
          <w:tab w:val="num" w:pos="2160"/>
        </w:tabs>
        <w:ind w:left="2160" w:hanging="360"/>
      </w:pPr>
      <w:rPr>
        <w:rFonts w:ascii="Wingdings" w:hAnsi="Wingdings" w:hint="default"/>
      </w:rPr>
    </w:lvl>
    <w:lvl w:ilvl="3" w:tplc="7D04AA3A" w:tentative="1">
      <w:start w:val="1"/>
      <w:numFmt w:val="bullet"/>
      <w:lvlText w:val="§"/>
      <w:lvlJc w:val="left"/>
      <w:pPr>
        <w:tabs>
          <w:tab w:val="num" w:pos="2880"/>
        </w:tabs>
        <w:ind w:left="2880" w:hanging="360"/>
      </w:pPr>
      <w:rPr>
        <w:rFonts w:ascii="Wingdings" w:hAnsi="Wingdings" w:hint="default"/>
      </w:rPr>
    </w:lvl>
    <w:lvl w:ilvl="4" w:tplc="17D6E26C" w:tentative="1">
      <w:start w:val="1"/>
      <w:numFmt w:val="bullet"/>
      <w:lvlText w:val="§"/>
      <w:lvlJc w:val="left"/>
      <w:pPr>
        <w:tabs>
          <w:tab w:val="num" w:pos="3600"/>
        </w:tabs>
        <w:ind w:left="3600" w:hanging="360"/>
      </w:pPr>
      <w:rPr>
        <w:rFonts w:ascii="Wingdings" w:hAnsi="Wingdings" w:hint="default"/>
      </w:rPr>
    </w:lvl>
    <w:lvl w:ilvl="5" w:tplc="0C06B580" w:tentative="1">
      <w:start w:val="1"/>
      <w:numFmt w:val="bullet"/>
      <w:lvlText w:val="§"/>
      <w:lvlJc w:val="left"/>
      <w:pPr>
        <w:tabs>
          <w:tab w:val="num" w:pos="4320"/>
        </w:tabs>
        <w:ind w:left="4320" w:hanging="360"/>
      </w:pPr>
      <w:rPr>
        <w:rFonts w:ascii="Wingdings" w:hAnsi="Wingdings" w:hint="default"/>
      </w:rPr>
    </w:lvl>
    <w:lvl w:ilvl="6" w:tplc="A33A6242" w:tentative="1">
      <w:start w:val="1"/>
      <w:numFmt w:val="bullet"/>
      <w:lvlText w:val="§"/>
      <w:lvlJc w:val="left"/>
      <w:pPr>
        <w:tabs>
          <w:tab w:val="num" w:pos="5040"/>
        </w:tabs>
        <w:ind w:left="5040" w:hanging="360"/>
      </w:pPr>
      <w:rPr>
        <w:rFonts w:ascii="Wingdings" w:hAnsi="Wingdings" w:hint="default"/>
      </w:rPr>
    </w:lvl>
    <w:lvl w:ilvl="7" w:tplc="E9E45A8E" w:tentative="1">
      <w:start w:val="1"/>
      <w:numFmt w:val="bullet"/>
      <w:lvlText w:val="§"/>
      <w:lvlJc w:val="left"/>
      <w:pPr>
        <w:tabs>
          <w:tab w:val="num" w:pos="5760"/>
        </w:tabs>
        <w:ind w:left="5760" w:hanging="360"/>
      </w:pPr>
      <w:rPr>
        <w:rFonts w:ascii="Wingdings" w:hAnsi="Wingdings" w:hint="default"/>
      </w:rPr>
    </w:lvl>
    <w:lvl w:ilvl="8" w:tplc="508EABC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34054E"/>
    <w:multiLevelType w:val="hybridMultilevel"/>
    <w:tmpl w:val="80AA89C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EFA10CD"/>
    <w:multiLevelType w:val="hybridMultilevel"/>
    <w:tmpl w:val="5D1A06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C17ADF"/>
    <w:multiLevelType w:val="multilevel"/>
    <w:tmpl w:val="23B2A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F1DB3"/>
    <w:multiLevelType w:val="hybridMultilevel"/>
    <w:tmpl w:val="97FE9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804FE2"/>
    <w:multiLevelType w:val="hybridMultilevel"/>
    <w:tmpl w:val="9854400C"/>
    <w:lvl w:ilvl="0" w:tplc="A1EA0C8A">
      <w:start w:val="1"/>
      <w:numFmt w:val="decimal"/>
      <w:lvlText w:val="%1."/>
      <w:lvlJc w:val="left"/>
      <w:pPr>
        <w:tabs>
          <w:tab w:val="num" w:pos="720"/>
        </w:tabs>
        <w:ind w:left="720" w:hanging="360"/>
      </w:pPr>
    </w:lvl>
    <w:lvl w:ilvl="1" w:tplc="8EB07A50">
      <w:start w:val="1"/>
      <w:numFmt w:val="decimal"/>
      <w:lvlText w:val="%2."/>
      <w:lvlJc w:val="left"/>
      <w:pPr>
        <w:tabs>
          <w:tab w:val="num" w:pos="1440"/>
        </w:tabs>
        <w:ind w:left="1440" w:hanging="360"/>
      </w:pPr>
    </w:lvl>
    <w:lvl w:ilvl="2" w:tplc="F11AFA10">
      <w:start w:val="1"/>
      <w:numFmt w:val="decimal"/>
      <w:lvlText w:val="%3."/>
      <w:lvlJc w:val="left"/>
      <w:pPr>
        <w:tabs>
          <w:tab w:val="num" w:pos="2160"/>
        </w:tabs>
        <w:ind w:left="2160" w:hanging="360"/>
      </w:pPr>
    </w:lvl>
    <w:lvl w:ilvl="3" w:tplc="C8445566">
      <w:start w:val="1"/>
      <w:numFmt w:val="decimal"/>
      <w:lvlText w:val="%4."/>
      <w:lvlJc w:val="left"/>
      <w:pPr>
        <w:tabs>
          <w:tab w:val="num" w:pos="2880"/>
        </w:tabs>
        <w:ind w:left="2880" w:hanging="360"/>
      </w:pPr>
    </w:lvl>
    <w:lvl w:ilvl="4" w:tplc="7E04D690">
      <w:start w:val="1"/>
      <w:numFmt w:val="decimal"/>
      <w:lvlText w:val="%5."/>
      <w:lvlJc w:val="left"/>
      <w:pPr>
        <w:tabs>
          <w:tab w:val="num" w:pos="3600"/>
        </w:tabs>
        <w:ind w:left="3600" w:hanging="360"/>
      </w:pPr>
    </w:lvl>
    <w:lvl w:ilvl="5" w:tplc="D6C280D0">
      <w:start w:val="1"/>
      <w:numFmt w:val="decimal"/>
      <w:lvlText w:val="%6."/>
      <w:lvlJc w:val="left"/>
      <w:pPr>
        <w:tabs>
          <w:tab w:val="num" w:pos="4320"/>
        </w:tabs>
        <w:ind w:left="4320" w:hanging="360"/>
      </w:pPr>
    </w:lvl>
    <w:lvl w:ilvl="6" w:tplc="2B164A6C">
      <w:start w:val="1"/>
      <w:numFmt w:val="decimal"/>
      <w:lvlText w:val="%7."/>
      <w:lvlJc w:val="left"/>
      <w:pPr>
        <w:tabs>
          <w:tab w:val="num" w:pos="5040"/>
        </w:tabs>
        <w:ind w:left="5040" w:hanging="360"/>
      </w:pPr>
    </w:lvl>
    <w:lvl w:ilvl="7" w:tplc="831A1C46">
      <w:start w:val="1"/>
      <w:numFmt w:val="decimal"/>
      <w:lvlText w:val="%8."/>
      <w:lvlJc w:val="left"/>
      <w:pPr>
        <w:tabs>
          <w:tab w:val="num" w:pos="5760"/>
        </w:tabs>
        <w:ind w:left="5760" w:hanging="360"/>
      </w:pPr>
    </w:lvl>
    <w:lvl w:ilvl="8" w:tplc="E8C0D484">
      <w:start w:val="1"/>
      <w:numFmt w:val="decimal"/>
      <w:lvlText w:val="%9."/>
      <w:lvlJc w:val="left"/>
      <w:pPr>
        <w:tabs>
          <w:tab w:val="num" w:pos="6480"/>
        </w:tabs>
        <w:ind w:left="6480" w:hanging="360"/>
      </w:pPr>
    </w:lvl>
  </w:abstractNum>
  <w:abstractNum w:abstractNumId="8" w15:restartNumberingAfterBreak="0">
    <w:nsid w:val="3A86541A"/>
    <w:multiLevelType w:val="multilevel"/>
    <w:tmpl w:val="5234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C53963"/>
    <w:multiLevelType w:val="hybridMultilevel"/>
    <w:tmpl w:val="B8588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D5392"/>
    <w:multiLevelType w:val="hybridMultilevel"/>
    <w:tmpl w:val="1BF6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9F378E"/>
    <w:multiLevelType w:val="hybridMultilevel"/>
    <w:tmpl w:val="E0780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F447B9"/>
    <w:multiLevelType w:val="hybridMultilevel"/>
    <w:tmpl w:val="7E7CD13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D9F5674"/>
    <w:multiLevelType w:val="hybridMultilevel"/>
    <w:tmpl w:val="F300D1A8"/>
    <w:lvl w:ilvl="0" w:tplc="9BA6C2C4">
      <w:start w:val="1"/>
      <w:numFmt w:val="bullet"/>
      <w:lvlText w:val="§"/>
      <w:lvlJc w:val="left"/>
      <w:pPr>
        <w:tabs>
          <w:tab w:val="num" w:pos="720"/>
        </w:tabs>
        <w:ind w:left="720" w:hanging="360"/>
      </w:pPr>
      <w:rPr>
        <w:rFonts w:ascii="Wingdings" w:hAnsi="Wingdings" w:hint="default"/>
      </w:rPr>
    </w:lvl>
    <w:lvl w:ilvl="1" w:tplc="726AB1BA" w:tentative="1">
      <w:start w:val="1"/>
      <w:numFmt w:val="bullet"/>
      <w:lvlText w:val="§"/>
      <w:lvlJc w:val="left"/>
      <w:pPr>
        <w:tabs>
          <w:tab w:val="num" w:pos="1440"/>
        </w:tabs>
        <w:ind w:left="1440" w:hanging="360"/>
      </w:pPr>
      <w:rPr>
        <w:rFonts w:ascii="Wingdings" w:hAnsi="Wingdings" w:hint="default"/>
      </w:rPr>
    </w:lvl>
    <w:lvl w:ilvl="2" w:tplc="DB98DC16" w:tentative="1">
      <w:start w:val="1"/>
      <w:numFmt w:val="bullet"/>
      <w:lvlText w:val="§"/>
      <w:lvlJc w:val="left"/>
      <w:pPr>
        <w:tabs>
          <w:tab w:val="num" w:pos="2160"/>
        </w:tabs>
        <w:ind w:left="2160" w:hanging="360"/>
      </w:pPr>
      <w:rPr>
        <w:rFonts w:ascii="Wingdings" w:hAnsi="Wingdings" w:hint="default"/>
      </w:rPr>
    </w:lvl>
    <w:lvl w:ilvl="3" w:tplc="E9D2DCE2" w:tentative="1">
      <w:start w:val="1"/>
      <w:numFmt w:val="bullet"/>
      <w:lvlText w:val="§"/>
      <w:lvlJc w:val="left"/>
      <w:pPr>
        <w:tabs>
          <w:tab w:val="num" w:pos="2880"/>
        </w:tabs>
        <w:ind w:left="2880" w:hanging="360"/>
      </w:pPr>
      <w:rPr>
        <w:rFonts w:ascii="Wingdings" w:hAnsi="Wingdings" w:hint="default"/>
      </w:rPr>
    </w:lvl>
    <w:lvl w:ilvl="4" w:tplc="6E1492EA" w:tentative="1">
      <w:start w:val="1"/>
      <w:numFmt w:val="bullet"/>
      <w:lvlText w:val="§"/>
      <w:lvlJc w:val="left"/>
      <w:pPr>
        <w:tabs>
          <w:tab w:val="num" w:pos="3600"/>
        </w:tabs>
        <w:ind w:left="3600" w:hanging="360"/>
      </w:pPr>
      <w:rPr>
        <w:rFonts w:ascii="Wingdings" w:hAnsi="Wingdings" w:hint="default"/>
      </w:rPr>
    </w:lvl>
    <w:lvl w:ilvl="5" w:tplc="BB68FE5C" w:tentative="1">
      <w:start w:val="1"/>
      <w:numFmt w:val="bullet"/>
      <w:lvlText w:val="§"/>
      <w:lvlJc w:val="left"/>
      <w:pPr>
        <w:tabs>
          <w:tab w:val="num" w:pos="4320"/>
        </w:tabs>
        <w:ind w:left="4320" w:hanging="360"/>
      </w:pPr>
      <w:rPr>
        <w:rFonts w:ascii="Wingdings" w:hAnsi="Wingdings" w:hint="default"/>
      </w:rPr>
    </w:lvl>
    <w:lvl w:ilvl="6" w:tplc="D1B83F12" w:tentative="1">
      <w:start w:val="1"/>
      <w:numFmt w:val="bullet"/>
      <w:lvlText w:val="§"/>
      <w:lvlJc w:val="left"/>
      <w:pPr>
        <w:tabs>
          <w:tab w:val="num" w:pos="5040"/>
        </w:tabs>
        <w:ind w:left="5040" w:hanging="360"/>
      </w:pPr>
      <w:rPr>
        <w:rFonts w:ascii="Wingdings" w:hAnsi="Wingdings" w:hint="default"/>
      </w:rPr>
    </w:lvl>
    <w:lvl w:ilvl="7" w:tplc="12000218" w:tentative="1">
      <w:start w:val="1"/>
      <w:numFmt w:val="bullet"/>
      <w:lvlText w:val="§"/>
      <w:lvlJc w:val="left"/>
      <w:pPr>
        <w:tabs>
          <w:tab w:val="num" w:pos="5760"/>
        </w:tabs>
        <w:ind w:left="5760" w:hanging="360"/>
      </w:pPr>
      <w:rPr>
        <w:rFonts w:ascii="Wingdings" w:hAnsi="Wingdings" w:hint="default"/>
      </w:rPr>
    </w:lvl>
    <w:lvl w:ilvl="8" w:tplc="D0E22B2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82938EB"/>
    <w:multiLevelType w:val="hybridMultilevel"/>
    <w:tmpl w:val="7A30E724"/>
    <w:lvl w:ilvl="0" w:tplc="D8FA9744">
      <w:start w:val="1"/>
      <w:numFmt w:val="bullet"/>
      <w:lvlText w:val="§"/>
      <w:lvlJc w:val="left"/>
      <w:pPr>
        <w:tabs>
          <w:tab w:val="num" w:pos="720"/>
        </w:tabs>
        <w:ind w:left="720" w:hanging="360"/>
      </w:pPr>
      <w:rPr>
        <w:rFonts w:ascii="Wingdings" w:hAnsi="Wingdings" w:hint="default"/>
      </w:rPr>
    </w:lvl>
    <w:lvl w:ilvl="1" w:tplc="B07644B2" w:tentative="1">
      <w:start w:val="1"/>
      <w:numFmt w:val="bullet"/>
      <w:lvlText w:val="§"/>
      <w:lvlJc w:val="left"/>
      <w:pPr>
        <w:tabs>
          <w:tab w:val="num" w:pos="1440"/>
        </w:tabs>
        <w:ind w:left="1440" w:hanging="360"/>
      </w:pPr>
      <w:rPr>
        <w:rFonts w:ascii="Wingdings" w:hAnsi="Wingdings" w:hint="default"/>
      </w:rPr>
    </w:lvl>
    <w:lvl w:ilvl="2" w:tplc="C4EE73B6" w:tentative="1">
      <w:start w:val="1"/>
      <w:numFmt w:val="bullet"/>
      <w:lvlText w:val="§"/>
      <w:lvlJc w:val="left"/>
      <w:pPr>
        <w:tabs>
          <w:tab w:val="num" w:pos="2160"/>
        </w:tabs>
        <w:ind w:left="2160" w:hanging="360"/>
      </w:pPr>
      <w:rPr>
        <w:rFonts w:ascii="Wingdings" w:hAnsi="Wingdings" w:hint="default"/>
      </w:rPr>
    </w:lvl>
    <w:lvl w:ilvl="3" w:tplc="81D2E61C" w:tentative="1">
      <w:start w:val="1"/>
      <w:numFmt w:val="bullet"/>
      <w:lvlText w:val="§"/>
      <w:lvlJc w:val="left"/>
      <w:pPr>
        <w:tabs>
          <w:tab w:val="num" w:pos="2880"/>
        </w:tabs>
        <w:ind w:left="2880" w:hanging="360"/>
      </w:pPr>
      <w:rPr>
        <w:rFonts w:ascii="Wingdings" w:hAnsi="Wingdings" w:hint="default"/>
      </w:rPr>
    </w:lvl>
    <w:lvl w:ilvl="4" w:tplc="5026416E" w:tentative="1">
      <w:start w:val="1"/>
      <w:numFmt w:val="bullet"/>
      <w:lvlText w:val="§"/>
      <w:lvlJc w:val="left"/>
      <w:pPr>
        <w:tabs>
          <w:tab w:val="num" w:pos="3600"/>
        </w:tabs>
        <w:ind w:left="3600" w:hanging="360"/>
      </w:pPr>
      <w:rPr>
        <w:rFonts w:ascii="Wingdings" w:hAnsi="Wingdings" w:hint="default"/>
      </w:rPr>
    </w:lvl>
    <w:lvl w:ilvl="5" w:tplc="90F6B322" w:tentative="1">
      <w:start w:val="1"/>
      <w:numFmt w:val="bullet"/>
      <w:lvlText w:val="§"/>
      <w:lvlJc w:val="left"/>
      <w:pPr>
        <w:tabs>
          <w:tab w:val="num" w:pos="4320"/>
        </w:tabs>
        <w:ind w:left="4320" w:hanging="360"/>
      </w:pPr>
      <w:rPr>
        <w:rFonts w:ascii="Wingdings" w:hAnsi="Wingdings" w:hint="default"/>
      </w:rPr>
    </w:lvl>
    <w:lvl w:ilvl="6" w:tplc="9C6EADFE" w:tentative="1">
      <w:start w:val="1"/>
      <w:numFmt w:val="bullet"/>
      <w:lvlText w:val="§"/>
      <w:lvlJc w:val="left"/>
      <w:pPr>
        <w:tabs>
          <w:tab w:val="num" w:pos="5040"/>
        </w:tabs>
        <w:ind w:left="5040" w:hanging="360"/>
      </w:pPr>
      <w:rPr>
        <w:rFonts w:ascii="Wingdings" w:hAnsi="Wingdings" w:hint="default"/>
      </w:rPr>
    </w:lvl>
    <w:lvl w:ilvl="7" w:tplc="5AA0FEC0" w:tentative="1">
      <w:start w:val="1"/>
      <w:numFmt w:val="bullet"/>
      <w:lvlText w:val="§"/>
      <w:lvlJc w:val="left"/>
      <w:pPr>
        <w:tabs>
          <w:tab w:val="num" w:pos="5760"/>
        </w:tabs>
        <w:ind w:left="5760" w:hanging="360"/>
      </w:pPr>
      <w:rPr>
        <w:rFonts w:ascii="Wingdings" w:hAnsi="Wingdings" w:hint="default"/>
      </w:rPr>
    </w:lvl>
    <w:lvl w:ilvl="8" w:tplc="AD12156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8"/>
  </w:num>
  <w:num w:numId="3">
    <w:abstractNumId w:val="14"/>
  </w:num>
  <w:num w:numId="4">
    <w:abstractNumId w:val="2"/>
  </w:num>
  <w:num w:numId="5">
    <w:abstractNumId w:val="13"/>
  </w:num>
  <w:num w:numId="6">
    <w:abstractNumId w:val="0"/>
  </w:num>
  <w:num w:numId="7">
    <w:abstractNumId w:val="1"/>
  </w:num>
  <w:num w:numId="8">
    <w:abstractNumId w:val="6"/>
  </w:num>
  <w:num w:numId="9">
    <w:abstractNumId w:val="9"/>
  </w:num>
  <w:num w:numId="10">
    <w:abstractNumId w:val="10"/>
  </w:num>
  <w:num w:numId="11">
    <w:abstractNumId w:val="3"/>
  </w:num>
  <w:num w:numId="12">
    <w:abstractNumId w:val="3"/>
  </w:num>
  <w:num w:numId="13">
    <w:abstractNumId w:val="5"/>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Morrissey">
    <w15:presenceInfo w15:providerId="AD" w15:userId="S::paul.morrissey@hitachivantara.com::70d86a18-36d3-4f21-a324-955af5353e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FB4"/>
    <w:rsid w:val="00003232"/>
    <w:rsid w:val="000058DC"/>
    <w:rsid w:val="00007969"/>
    <w:rsid w:val="00015D7C"/>
    <w:rsid w:val="000163D8"/>
    <w:rsid w:val="000214E9"/>
    <w:rsid w:val="000246CA"/>
    <w:rsid w:val="0002688F"/>
    <w:rsid w:val="00026DF9"/>
    <w:rsid w:val="0003440D"/>
    <w:rsid w:val="00034CF8"/>
    <w:rsid w:val="00037830"/>
    <w:rsid w:val="0004019C"/>
    <w:rsid w:val="00041964"/>
    <w:rsid w:val="00041FA3"/>
    <w:rsid w:val="00044466"/>
    <w:rsid w:val="00063EF0"/>
    <w:rsid w:val="000661E6"/>
    <w:rsid w:val="00072CE5"/>
    <w:rsid w:val="00076A3D"/>
    <w:rsid w:val="00077B9B"/>
    <w:rsid w:val="00077F56"/>
    <w:rsid w:val="000856E2"/>
    <w:rsid w:val="000A1EAD"/>
    <w:rsid w:val="000A3B43"/>
    <w:rsid w:val="000A4A95"/>
    <w:rsid w:val="000A4D94"/>
    <w:rsid w:val="000B2669"/>
    <w:rsid w:val="000B2B22"/>
    <w:rsid w:val="000B2F76"/>
    <w:rsid w:val="000C1973"/>
    <w:rsid w:val="000C2CE6"/>
    <w:rsid w:val="000C4515"/>
    <w:rsid w:val="000C4DF2"/>
    <w:rsid w:val="000C5141"/>
    <w:rsid w:val="000C5E73"/>
    <w:rsid w:val="000D60B9"/>
    <w:rsid w:val="000D64B1"/>
    <w:rsid w:val="000D728E"/>
    <w:rsid w:val="000E099C"/>
    <w:rsid w:val="000E7BE8"/>
    <w:rsid w:val="000F18AE"/>
    <w:rsid w:val="000F34DD"/>
    <w:rsid w:val="001160FE"/>
    <w:rsid w:val="00125C72"/>
    <w:rsid w:val="00133124"/>
    <w:rsid w:val="00134581"/>
    <w:rsid w:val="001350BA"/>
    <w:rsid w:val="0014023F"/>
    <w:rsid w:val="001414A6"/>
    <w:rsid w:val="001419A5"/>
    <w:rsid w:val="00142894"/>
    <w:rsid w:val="00142A03"/>
    <w:rsid w:val="00142FE9"/>
    <w:rsid w:val="00143019"/>
    <w:rsid w:val="0014667A"/>
    <w:rsid w:val="00146B23"/>
    <w:rsid w:val="001475C3"/>
    <w:rsid w:val="00147D5A"/>
    <w:rsid w:val="00150B1F"/>
    <w:rsid w:val="00151722"/>
    <w:rsid w:val="00153090"/>
    <w:rsid w:val="0015342C"/>
    <w:rsid w:val="001650B2"/>
    <w:rsid w:val="00170378"/>
    <w:rsid w:val="00175173"/>
    <w:rsid w:val="00175A56"/>
    <w:rsid w:val="0017631A"/>
    <w:rsid w:val="00181C5A"/>
    <w:rsid w:val="00185BE1"/>
    <w:rsid w:val="00185E6F"/>
    <w:rsid w:val="0019241C"/>
    <w:rsid w:val="001940D6"/>
    <w:rsid w:val="00196838"/>
    <w:rsid w:val="00197FA5"/>
    <w:rsid w:val="001A01EA"/>
    <w:rsid w:val="001A0D4E"/>
    <w:rsid w:val="001A706E"/>
    <w:rsid w:val="001B2378"/>
    <w:rsid w:val="001B36FE"/>
    <w:rsid w:val="001C0579"/>
    <w:rsid w:val="001C129B"/>
    <w:rsid w:val="001C1516"/>
    <w:rsid w:val="001C1D7A"/>
    <w:rsid w:val="001C246C"/>
    <w:rsid w:val="001C4457"/>
    <w:rsid w:val="001E17B3"/>
    <w:rsid w:val="001E23E5"/>
    <w:rsid w:val="001E3A53"/>
    <w:rsid w:val="001E5256"/>
    <w:rsid w:val="001F22D0"/>
    <w:rsid w:val="001F2DD0"/>
    <w:rsid w:val="001F2F2B"/>
    <w:rsid w:val="001F480A"/>
    <w:rsid w:val="001F5B5F"/>
    <w:rsid w:val="001F6639"/>
    <w:rsid w:val="00200226"/>
    <w:rsid w:val="00200F3C"/>
    <w:rsid w:val="002056BF"/>
    <w:rsid w:val="0020584B"/>
    <w:rsid w:val="00213981"/>
    <w:rsid w:val="00214A60"/>
    <w:rsid w:val="002166B4"/>
    <w:rsid w:val="002227E5"/>
    <w:rsid w:val="00225EF3"/>
    <w:rsid w:val="002311D9"/>
    <w:rsid w:val="00232ED2"/>
    <w:rsid w:val="00237E25"/>
    <w:rsid w:val="00243B44"/>
    <w:rsid w:val="00243CA6"/>
    <w:rsid w:val="0024696A"/>
    <w:rsid w:val="00254380"/>
    <w:rsid w:val="00255EB4"/>
    <w:rsid w:val="0026001B"/>
    <w:rsid w:val="0026576D"/>
    <w:rsid w:val="00267443"/>
    <w:rsid w:val="00271222"/>
    <w:rsid w:val="00271F4E"/>
    <w:rsid w:val="002722E9"/>
    <w:rsid w:val="00272617"/>
    <w:rsid w:val="00272868"/>
    <w:rsid w:val="00282778"/>
    <w:rsid w:val="00286CD8"/>
    <w:rsid w:val="00286CE0"/>
    <w:rsid w:val="00290123"/>
    <w:rsid w:val="00292801"/>
    <w:rsid w:val="00292D21"/>
    <w:rsid w:val="00296950"/>
    <w:rsid w:val="002972C0"/>
    <w:rsid w:val="002974DF"/>
    <w:rsid w:val="002A10F4"/>
    <w:rsid w:val="002A3777"/>
    <w:rsid w:val="002A75A1"/>
    <w:rsid w:val="002B3B97"/>
    <w:rsid w:val="002B4932"/>
    <w:rsid w:val="002B7002"/>
    <w:rsid w:val="002B7EDB"/>
    <w:rsid w:val="002C3378"/>
    <w:rsid w:val="002C44FD"/>
    <w:rsid w:val="002C4BD1"/>
    <w:rsid w:val="002C4D3D"/>
    <w:rsid w:val="002C5084"/>
    <w:rsid w:val="002D36DC"/>
    <w:rsid w:val="002D7129"/>
    <w:rsid w:val="002E0E71"/>
    <w:rsid w:val="002E10A5"/>
    <w:rsid w:val="002E4FE1"/>
    <w:rsid w:val="002E7BC1"/>
    <w:rsid w:val="002F089E"/>
    <w:rsid w:val="002F2DC0"/>
    <w:rsid w:val="002F3CD4"/>
    <w:rsid w:val="002F6C5A"/>
    <w:rsid w:val="0030385F"/>
    <w:rsid w:val="00303DE6"/>
    <w:rsid w:val="00304B40"/>
    <w:rsid w:val="00305C07"/>
    <w:rsid w:val="00310CF5"/>
    <w:rsid w:val="0031303C"/>
    <w:rsid w:val="003139F3"/>
    <w:rsid w:val="00317089"/>
    <w:rsid w:val="00321549"/>
    <w:rsid w:val="003224DD"/>
    <w:rsid w:val="003255F2"/>
    <w:rsid w:val="00325C2C"/>
    <w:rsid w:val="00330104"/>
    <w:rsid w:val="003311BD"/>
    <w:rsid w:val="0033339A"/>
    <w:rsid w:val="00335EA6"/>
    <w:rsid w:val="00340B5B"/>
    <w:rsid w:val="00343B89"/>
    <w:rsid w:val="00344FD6"/>
    <w:rsid w:val="003472D1"/>
    <w:rsid w:val="003475F8"/>
    <w:rsid w:val="00347B74"/>
    <w:rsid w:val="003551BF"/>
    <w:rsid w:val="003606BB"/>
    <w:rsid w:val="0036207E"/>
    <w:rsid w:val="00363EB0"/>
    <w:rsid w:val="00365DA8"/>
    <w:rsid w:val="00367849"/>
    <w:rsid w:val="003716C4"/>
    <w:rsid w:val="003720C2"/>
    <w:rsid w:val="00374B89"/>
    <w:rsid w:val="00374F0C"/>
    <w:rsid w:val="00375BC8"/>
    <w:rsid w:val="00380541"/>
    <w:rsid w:val="003852C0"/>
    <w:rsid w:val="00385728"/>
    <w:rsid w:val="003870D8"/>
    <w:rsid w:val="00390B02"/>
    <w:rsid w:val="003914FF"/>
    <w:rsid w:val="00392A42"/>
    <w:rsid w:val="00396A94"/>
    <w:rsid w:val="003A2834"/>
    <w:rsid w:val="003A3060"/>
    <w:rsid w:val="003A361D"/>
    <w:rsid w:val="003A41C6"/>
    <w:rsid w:val="003A6C05"/>
    <w:rsid w:val="003A6D38"/>
    <w:rsid w:val="003A7400"/>
    <w:rsid w:val="003B0002"/>
    <w:rsid w:val="003B15AB"/>
    <w:rsid w:val="003B3AD6"/>
    <w:rsid w:val="003B6F21"/>
    <w:rsid w:val="003C05E9"/>
    <w:rsid w:val="003C0859"/>
    <w:rsid w:val="003C4FFE"/>
    <w:rsid w:val="003C54AD"/>
    <w:rsid w:val="003D024E"/>
    <w:rsid w:val="003D2452"/>
    <w:rsid w:val="003D2EFE"/>
    <w:rsid w:val="003D577F"/>
    <w:rsid w:val="003E28F9"/>
    <w:rsid w:val="003E3127"/>
    <w:rsid w:val="003E3C84"/>
    <w:rsid w:val="003E69CC"/>
    <w:rsid w:val="003F3362"/>
    <w:rsid w:val="003F4351"/>
    <w:rsid w:val="003F4B06"/>
    <w:rsid w:val="003F6E81"/>
    <w:rsid w:val="00403820"/>
    <w:rsid w:val="00403824"/>
    <w:rsid w:val="00406E6A"/>
    <w:rsid w:val="00407FB4"/>
    <w:rsid w:val="00407FFE"/>
    <w:rsid w:val="00410ACD"/>
    <w:rsid w:val="00412FDE"/>
    <w:rsid w:val="00413089"/>
    <w:rsid w:val="0041374C"/>
    <w:rsid w:val="004211D4"/>
    <w:rsid w:val="00421421"/>
    <w:rsid w:val="004279B9"/>
    <w:rsid w:val="00437E61"/>
    <w:rsid w:val="00443955"/>
    <w:rsid w:val="004457D4"/>
    <w:rsid w:val="00446ACE"/>
    <w:rsid w:val="00450A81"/>
    <w:rsid w:val="0045140B"/>
    <w:rsid w:val="00453765"/>
    <w:rsid w:val="00455630"/>
    <w:rsid w:val="004713B2"/>
    <w:rsid w:val="00471ED1"/>
    <w:rsid w:val="00476442"/>
    <w:rsid w:val="0048205C"/>
    <w:rsid w:val="004825FE"/>
    <w:rsid w:val="00484BB0"/>
    <w:rsid w:val="00485D77"/>
    <w:rsid w:val="00494C48"/>
    <w:rsid w:val="00497307"/>
    <w:rsid w:val="004A0338"/>
    <w:rsid w:val="004A076A"/>
    <w:rsid w:val="004A53F6"/>
    <w:rsid w:val="004A6109"/>
    <w:rsid w:val="004B0BD0"/>
    <w:rsid w:val="004B2633"/>
    <w:rsid w:val="004B3A89"/>
    <w:rsid w:val="004B46B3"/>
    <w:rsid w:val="004B53C1"/>
    <w:rsid w:val="004B6C76"/>
    <w:rsid w:val="004C3998"/>
    <w:rsid w:val="004C4A77"/>
    <w:rsid w:val="004C6762"/>
    <w:rsid w:val="004E5F4E"/>
    <w:rsid w:val="004E6D6E"/>
    <w:rsid w:val="004E7A45"/>
    <w:rsid w:val="004F1C59"/>
    <w:rsid w:val="004F3604"/>
    <w:rsid w:val="004F3FD0"/>
    <w:rsid w:val="004F6ADE"/>
    <w:rsid w:val="004F788F"/>
    <w:rsid w:val="00501017"/>
    <w:rsid w:val="00504B24"/>
    <w:rsid w:val="005063CC"/>
    <w:rsid w:val="00506F4B"/>
    <w:rsid w:val="00512EA7"/>
    <w:rsid w:val="00520923"/>
    <w:rsid w:val="00523B78"/>
    <w:rsid w:val="00526D36"/>
    <w:rsid w:val="00526E65"/>
    <w:rsid w:val="005277CC"/>
    <w:rsid w:val="005361E5"/>
    <w:rsid w:val="005402B7"/>
    <w:rsid w:val="00541623"/>
    <w:rsid w:val="00546789"/>
    <w:rsid w:val="00547CE9"/>
    <w:rsid w:val="005530DC"/>
    <w:rsid w:val="00554698"/>
    <w:rsid w:val="00557254"/>
    <w:rsid w:val="00557DF6"/>
    <w:rsid w:val="005619D0"/>
    <w:rsid w:val="00562CBB"/>
    <w:rsid w:val="00563B20"/>
    <w:rsid w:val="00566565"/>
    <w:rsid w:val="00566D31"/>
    <w:rsid w:val="00571329"/>
    <w:rsid w:val="00573764"/>
    <w:rsid w:val="00575600"/>
    <w:rsid w:val="00577270"/>
    <w:rsid w:val="00580089"/>
    <w:rsid w:val="005817C2"/>
    <w:rsid w:val="00581C25"/>
    <w:rsid w:val="00583725"/>
    <w:rsid w:val="00585187"/>
    <w:rsid w:val="00585A8C"/>
    <w:rsid w:val="005923C6"/>
    <w:rsid w:val="00592C34"/>
    <w:rsid w:val="00593979"/>
    <w:rsid w:val="005A1276"/>
    <w:rsid w:val="005A3ACF"/>
    <w:rsid w:val="005B1AAF"/>
    <w:rsid w:val="005B3D0B"/>
    <w:rsid w:val="005B65CF"/>
    <w:rsid w:val="005B7CF7"/>
    <w:rsid w:val="005C1903"/>
    <w:rsid w:val="005C1B1B"/>
    <w:rsid w:val="005C5301"/>
    <w:rsid w:val="005DB264"/>
    <w:rsid w:val="005E1944"/>
    <w:rsid w:val="005E3A18"/>
    <w:rsid w:val="005E627E"/>
    <w:rsid w:val="005E64FA"/>
    <w:rsid w:val="005E79D1"/>
    <w:rsid w:val="005F0165"/>
    <w:rsid w:val="005F056E"/>
    <w:rsid w:val="005F3880"/>
    <w:rsid w:val="005F56A4"/>
    <w:rsid w:val="005F6347"/>
    <w:rsid w:val="005F7FC3"/>
    <w:rsid w:val="00603100"/>
    <w:rsid w:val="0060311B"/>
    <w:rsid w:val="00605124"/>
    <w:rsid w:val="006061BD"/>
    <w:rsid w:val="006070B8"/>
    <w:rsid w:val="00610284"/>
    <w:rsid w:val="00610967"/>
    <w:rsid w:val="006111EA"/>
    <w:rsid w:val="00611E31"/>
    <w:rsid w:val="00613514"/>
    <w:rsid w:val="006163F8"/>
    <w:rsid w:val="0062019B"/>
    <w:rsid w:val="006228B2"/>
    <w:rsid w:val="00625ED5"/>
    <w:rsid w:val="00626860"/>
    <w:rsid w:val="006302E1"/>
    <w:rsid w:val="00634398"/>
    <w:rsid w:val="00634D04"/>
    <w:rsid w:val="00641470"/>
    <w:rsid w:val="00641D28"/>
    <w:rsid w:val="006431F3"/>
    <w:rsid w:val="00643585"/>
    <w:rsid w:val="00643778"/>
    <w:rsid w:val="00652693"/>
    <w:rsid w:val="00653E32"/>
    <w:rsid w:val="00656B80"/>
    <w:rsid w:val="00657F64"/>
    <w:rsid w:val="00660FBE"/>
    <w:rsid w:val="0066626E"/>
    <w:rsid w:val="00667919"/>
    <w:rsid w:val="00681DC8"/>
    <w:rsid w:val="006872AE"/>
    <w:rsid w:val="00692144"/>
    <w:rsid w:val="00693496"/>
    <w:rsid w:val="006971C8"/>
    <w:rsid w:val="006A11EC"/>
    <w:rsid w:val="006A2244"/>
    <w:rsid w:val="006A558D"/>
    <w:rsid w:val="006B3E2B"/>
    <w:rsid w:val="006B5FB8"/>
    <w:rsid w:val="006B75DC"/>
    <w:rsid w:val="006C1ED3"/>
    <w:rsid w:val="006C52C9"/>
    <w:rsid w:val="006C7520"/>
    <w:rsid w:val="006D0374"/>
    <w:rsid w:val="006D307B"/>
    <w:rsid w:val="006D5697"/>
    <w:rsid w:val="006D5B1B"/>
    <w:rsid w:val="006D6F08"/>
    <w:rsid w:val="006D72D4"/>
    <w:rsid w:val="006D7776"/>
    <w:rsid w:val="006E1CD3"/>
    <w:rsid w:val="006E4908"/>
    <w:rsid w:val="006F15AA"/>
    <w:rsid w:val="006F21CC"/>
    <w:rsid w:val="006F2EFC"/>
    <w:rsid w:val="006F448C"/>
    <w:rsid w:val="006F4B88"/>
    <w:rsid w:val="006F67C5"/>
    <w:rsid w:val="007022E7"/>
    <w:rsid w:val="00702468"/>
    <w:rsid w:val="00702E79"/>
    <w:rsid w:val="0070535B"/>
    <w:rsid w:val="00707766"/>
    <w:rsid w:val="007173F9"/>
    <w:rsid w:val="0072533E"/>
    <w:rsid w:val="00725B7F"/>
    <w:rsid w:val="0072667C"/>
    <w:rsid w:val="007326EC"/>
    <w:rsid w:val="00733A64"/>
    <w:rsid w:val="00735919"/>
    <w:rsid w:val="00735933"/>
    <w:rsid w:val="00735B47"/>
    <w:rsid w:val="00736E66"/>
    <w:rsid w:val="00737221"/>
    <w:rsid w:val="0074003A"/>
    <w:rsid w:val="00740F91"/>
    <w:rsid w:val="0074141B"/>
    <w:rsid w:val="0074729B"/>
    <w:rsid w:val="00747BC9"/>
    <w:rsid w:val="00754FB1"/>
    <w:rsid w:val="007639B2"/>
    <w:rsid w:val="00763D4D"/>
    <w:rsid w:val="00765B5F"/>
    <w:rsid w:val="007674B9"/>
    <w:rsid w:val="00767873"/>
    <w:rsid w:val="00773E52"/>
    <w:rsid w:val="00782EA4"/>
    <w:rsid w:val="007844DB"/>
    <w:rsid w:val="0078643F"/>
    <w:rsid w:val="00793190"/>
    <w:rsid w:val="00797CCD"/>
    <w:rsid w:val="00797F6D"/>
    <w:rsid w:val="007A414F"/>
    <w:rsid w:val="007A5176"/>
    <w:rsid w:val="007A5B4E"/>
    <w:rsid w:val="007A71E8"/>
    <w:rsid w:val="007B441A"/>
    <w:rsid w:val="007B4DB2"/>
    <w:rsid w:val="007B52CE"/>
    <w:rsid w:val="007C04D9"/>
    <w:rsid w:val="007C09B4"/>
    <w:rsid w:val="007C5124"/>
    <w:rsid w:val="007D0ECF"/>
    <w:rsid w:val="007D1207"/>
    <w:rsid w:val="007D1485"/>
    <w:rsid w:val="007D1DDF"/>
    <w:rsid w:val="007D211C"/>
    <w:rsid w:val="007D454C"/>
    <w:rsid w:val="007D7FBF"/>
    <w:rsid w:val="007E26A6"/>
    <w:rsid w:val="007E29EE"/>
    <w:rsid w:val="007E417C"/>
    <w:rsid w:val="007E636F"/>
    <w:rsid w:val="007E67ED"/>
    <w:rsid w:val="007F2A7E"/>
    <w:rsid w:val="008042BF"/>
    <w:rsid w:val="0080555C"/>
    <w:rsid w:val="0081172D"/>
    <w:rsid w:val="00812E38"/>
    <w:rsid w:val="00813DD7"/>
    <w:rsid w:val="00813E65"/>
    <w:rsid w:val="008200E9"/>
    <w:rsid w:val="00824F9D"/>
    <w:rsid w:val="00825ED9"/>
    <w:rsid w:val="00826E3E"/>
    <w:rsid w:val="00827D2C"/>
    <w:rsid w:val="008324CB"/>
    <w:rsid w:val="008328EB"/>
    <w:rsid w:val="00842F25"/>
    <w:rsid w:val="00846912"/>
    <w:rsid w:val="00856F60"/>
    <w:rsid w:val="00864ADD"/>
    <w:rsid w:val="00873073"/>
    <w:rsid w:val="00874B28"/>
    <w:rsid w:val="00880350"/>
    <w:rsid w:val="008858D7"/>
    <w:rsid w:val="00886014"/>
    <w:rsid w:val="0089400C"/>
    <w:rsid w:val="0089437F"/>
    <w:rsid w:val="00895724"/>
    <w:rsid w:val="008A20B0"/>
    <w:rsid w:val="008A79F1"/>
    <w:rsid w:val="008B1013"/>
    <w:rsid w:val="008B2CA8"/>
    <w:rsid w:val="008C2270"/>
    <w:rsid w:val="008C5D8D"/>
    <w:rsid w:val="008D1137"/>
    <w:rsid w:val="008D203F"/>
    <w:rsid w:val="008D33AF"/>
    <w:rsid w:val="008D43C4"/>
    <w:rsid w:val="008D4892"/>
    <w:rsid w:val="008E2D78"/>
    <w:rsid w:val="008E77C0"/>
    <w:rsid w:val="008F0CE8"/>
    <w:rsid w:val="008F5A34"/>
    <w:rsid w:val="008F6D51"/>
    <w:rsid w:val="008F7B0A"/>
    <w:rsid w:val="009031FC"/>
    <w:rsid w:val="009052CE"/>
    <w:rsid w:val="00905C21"/>
    <w:rsid w:val="00907621"/>
    <w:rsid w:val="009100A8"/>
    <w:rsid w:val="00910574"/>
    <w:rsid w:val="00913080"/>
    <w:rsid w:val="009135D4"/>
    <w:rsid w:val="009230CD"/>
    <w:rsid w:val="0092355F"/>
    <w:rsid w:val="00924068"/>
    <w:rsid w:val="00926787"/>
    <w:rsid w:val="00927253"/>
    <w:rsid w:val="00930908"/>
    <w:rsid w:val="00935641"/>
    <w:rsid w:val="00935D25"/>
    <w:rsid w:val="0094071D"/>
    <w:rsid w:val="009433BD"/>
    <w:rsid w:val="00944581"/>
    <w:rsid w:val="00945B9A"/>
    <w:rsid w:val="00952BBE"/>
    <w:rsid w:val="00954088"/>
    <w:rsid w:val="009561B0"/>
    <w:rsid w:val="0095671F"/>
    <w:rsid w:val="00956EFC"/>
    <w:rsid w:val="0096103B"/>
    <w:rsid w:val="00962382"/>
    <w:rsid w:val="00964FC7"/>
    <w:rsid w:val="009658D0"/>
    <w:rsid w:val="00966512"/>
    <w:rsid w:val="009721B8"/>
    <w:rsid w:val="00972EC6"/>
    <w:rsid w:val="00977A87"/>
    <w:rsid w:val="00983290"/>
    <w:rsid w:val="00983FC5"/>
    <w:rsid w:val="009869C6"/>
    <w:rsid w:val="00986FD9"/>
    <w:rsid w:val="009870D2"/>
    <w:rsid w:val="0099143D"/>
    <w:rsid w:val="0099670D"/>
    <w:rsid w:val="009A1449"/>
    <w:rsid w:val="009A5197"/>
    <w:rsid w:val="009A72D0"/>
    <w:rsid w:val="009B0F9D"/>
    <w:rsid w:val="009B3988"/>
    <w:rsid w:val="009B4326"/>
    <w:rsid w:val="009B78E1"/>
    <w:rsid w:val="009C3A13"/>
    <w:rsid w:val="009C45B9"/>
    <w:rsid w:val="009C567A"/>
    <w:rsid w:val="009C5BBD"/>
    <w:rsid w:val="009C5CA2"/>
    <w:rsid w:val="009C78C2"/>
    <w:rsid w:val="009D08A0"/>
    <w:rsid w:val="009D0BDD"/>
    <w:rsid w:val="009D1923"/>
    <w:rsid w:val="009D3A4F"/>
    <w:rsid w:val="009D5FFC"/>
    <w:rsid w:val="009D6AB9"/>
    <w:rsid w:val="009D6BE7"/>
    <w:rsid w:val="009E57C4"/>
    <w:rsid w:val="009F16E1"/>
    <w:rsid w:val="009F1C61"/>
    <w:rsid w:val="009F1F10"/>
    <w:rsid w:val="009F3572"/>
    <w:rsid w:val="009F43A7"/>
    <w:rsid w:val="009F5DCE"/>
    <w:rsid w:val="009F6C29"/>
    <w:rsid w:val="009F7024"/>
    <w:rsid w:val="00A06C7F"/>
    <w:rsid w:val="00A07766"/>
    <w:rsid w:val="00A07D5A"/>
    <w:rsid w:val="00A2017C"/>
    <w:rsid w:val="00A2154E"/>
    <w:rsid w:val="00A22C29"/>
    <w:rsid w:val="00A24FE5"/>
    <w:rsid w:val="00A26313"/>
    <w:rsid w:val="00A27532"/>
    <w:rsid w:val="00A27D33"/>
    <w:rsid w:val="00A3143B"/>
    <w:rsid w:val="00A35B39"/>
    <w:rsid w:val="00A4185F"/>
    <w:rsid w:val="00A45123"/>
    <w:rsid w:val="00A47CF4"/>
    <w:rsid w:val="00A512D2"/>
    <w:rsid w:val="00A533DF"/>
    <w:rsid w:val="00A54F08"/>
    <w:rsid w:val="00A560BF"/>
    <w:rsid w:val="00A577B1"/>
    <w:rsid w:val="00A60A3E"/>
    <w:rsid w:val="00A61B59"/>
    <w:rsid w:val="00A62D69"/>
    <w:rsid w:val="00A6466B"/>
    <w:rsid w:val="00A65147"/>
    <w:rsid w:val="00A66085"/>
    <w:rsid w:val="00A74E34"/>
    <w:rsid w:val="00A7771D"/>
    <w:rsid w:val="00A77895"/>
    <w:rsid w:val="00A81A10"/>
    <w:rsid w:val="00A82BC8"/>
    <w:rsid w:val="00A959EA"/>
    <w:rsid w:val="00AA21E9"/>
    <w:rsid w:val="00AA5CE6"/>
    <w:rsid w:val="00AA6947"/>
    <w:rsid w:val="00AA6EF6"/>
    <w:rsid w:val="00AA7ABF"/>
    <w:rsid w:val="00AB200F"/>
    <w:rsid w:val="00AB7AF8"/>
    <w:rsid w:val="00AC0142"/>
    <w:rsid w:val="00AC06D4"/>
    <w:rsid w:val="00AC111C"/>
    <w:rsid w:val="00AC1C27"/>
    <w:rsid w:val="00AC3F2D"/>
    <w:rsid w:val="00AC449F"/>
    <w:rsid w:val="00AD04D3"/>
    <w:rsid w:val="00AD67D7"/>
    <w:rsid w:val="00AD74BC"/>
    <w:rsid w:val="00AD74D9"/>
    <w:rsid w:val="00AE2521"/>
    <w:rsid w:val="00AE3FAE"/>
    <w:rsid w:val="00AE7368"/>
    <w:rsid w:val="00AF0297"/>
    <w:rsid w:val="00B00C0B"/>
    <w:rsid w:val="00B0248B"/>
    <w:rsid w:val="00B030B7"/>
    <w:rsid w:val="00B07175"/>
    <w:rsid w:val="00B07180"/>
    <w:rsid w:val="00B0737F"/>
    <w:rsid w:val="00B07398"/>
    <w:rsid w:val="00B07B19"/>
    <w:rsid w:val="00B10224"/>
    <w:rsid w:val="00B10E47"/>
    <w:rsid w:val="00B144E7"/>
    <w:rsid w:val="00B20C4C"/>
    <w:rsid w:val="00B218AE"/>
    <w:rsid w:val="00B23676"/>
    <w:rsid w:val="00B23ACA"/>
    <w:rsid w:val="00B3168A"/>
    <w:rsid w:val="00B431F6"/>
    <w:rsid w:val="00B452F2"/>
    <w:rsid w:val="00B541B9"/>
    <w:rsid w:val="00B544E4"/>
    <w:rsid w:val="00B55C19"/>
    <w:rsid w:val="00B638C3"/>
    <w:rsid w:val="00B67B14"/>
    <w:rsid w:val="00B70259"/>
    <w:rsid w:val="00B80659"/>
    <w:rsid w:val="00B82302"/>
    <w:rsid w:val="00B85850"/>
    <w:rsid w:val="00B90323"/>
    <w:rsid w:val="00B91065"/>
    <w:rsid w:val="00B91B21"/>
    <w:rsid w:val="00B91F51"/>
    <w:rsid w:val="00B936AA"/>
    <w:rsid w:val="00B93CE1"/>
    <w:rsid w:val="00B968B7"/>
    <w:rsid w:val="00B97485"/>
    <w:rsid w:val="00B97D74"/>
    <w:rsid w:val="00BA4E80"/>
    <w:rsid w:val="00BA5481"/>
    <w:rsid w:val="00BA686B"/>
    <w:rsid w:val="00BB5940"/>
    <w:rsid w:val="00BB64B2"/>
    <w:rsid w:val="00BB78F5"/>
    <w:rsid w:val="00BC3E48"/>
    <w:rsid w:val="00BC5CB9"/>
    <w:rsid w:val="00BC612D"/>
    <w:rsid w:val="00BD0A32"/>
    <w:rsid w:val="00BD2747"/>
    <w:rsid w:val="00BE2ABA"/>
    <w:rsid w:val="00BE3B78"/>
    <w:rsid w:val="00BE4F52"/>
    <w:rsid w:val="00BF1050"/>
    <w:rsid w:val="00BF326B"/>
    <w:rsid w:val="00BF7081"/>
    <w:rsid w:val="00C04495"/>
    <w:rsid w:val="00C06103"/>
    <w:rsid w:val="00C1013C"/>
    <w:rsid w:val="00C12125"/>
    <w:rsid w:val="00C15C73"/>
    <w:rsid w:val="00C168DD"/>
    <w:rsid w:val="00C20118"/>
    <w:rsid w:val="00C2399E"/>
    <w:rsid w:val="00C2601D"/>
    <w:rsid w:val="00C27829"/>
    <w:rsid w:val="00C27D4C"/>
    <w:rsid w:val="00C418FE"/>
    <w:rsid w:val="00C50D57"/>
    <w:rsid w:val="00C51CBC"/>
    <w:rsid w:val="00C53044"/>
    <w:rsid w:val="00C652BB"/>
    <w:rsid w:val="00C7324D"/>
    <w:rsid w:val="00C76831"/>
    <w:rsid w:val="00C84C11"/>
    <w:rsid w:val="00C93313"/>
    <w:rsid w:val="00C9496C"/>
    <w:rsid w:val="00C94E54"/>
    <w:rsid w:val="00CA0642"/>
    <w:rsid w:val="00CA179D"/>
    <w:rsid w:val="00CA4D76"/>
    <w:rsid w:val="00CB274B"/>
    <w:rsid w:val="00CB2CDC"/>
    <w:rsid w:val="00CC30CD"/>
    <w:rsid w:val="00CC6843"/>
    <w:rsid w:val="00CC7AC4"/>
    <w:rsid w:val="00CC7DE6"/>
    <w:rsid w:val="00CD0B57"/>
    <w:rsid w:val="00CD1E5B"/>
    <w:rsid w:val="00CD3BDC"/>
    <w:rsid w:val="00CD3ECD"/>
    <w:rsid w:val="00CD6A32"/>
    <w:rsid w:val="00CD7EFD"/>
    <w:rsid w:val="00CE1106"/>
    <w:rsid w:val="00CE2D9C"/>
    <w:rsid w:val="00CE436F"/>
    <w:rsid w:val="00CF0D10"/>
    <w:rsid w:val="00CF1946"/>
    <w:rsid w:val="00CF41BF"/>
    <w:rsid w:val="00D01948"/>
    <w:rsid w:val="00D02721"/>
    <w:rsid w:val="00D0551E"/>
    <w:rsid w:val="00D05E8B"/>
    <w:rsid w:val="00D1366B"/>
    <w:rsid w:val="00D17DB8"/>
    <w:rsid w:val="00D20733"/>
    <w:rsid w:val="00D21D34"/>
    <w:rsid w:val="00D22CDA"/>
    <w:rsid w:val="00D23336"/>
    <w:rsid w:val="00D23897"/>
    <w:rsid w:val="00D23E65"/>
    <w:rsid w:val="00D25A9C"/>
    <w:rsid w:val="00D27470"/>
    <w:rsid w:val="00D3084F"/>
    <w:rsid w:val="00D356A2"/>
    <w:rsid w:val="00D3589E"/>
    <w:rsid w:val="00D407AB"/>
    <w:rsid w:val="00D40AED"/>
    <w:rsid w:val="00D53873"/>
    <w:rsid w:val="00D56BD2"/>
    <w:rsid w:val="00D620D8"/>
    <w:rsid w:val="00D64E2B"/>
    <w:rsid w:val="00D656E5"/>
    <w:rsid w:val="00D66A5A"/>
    <w:rsid w:val="00D72FCA"/>
    <w:rsid w:val="00D73246"/>
    <w:rsid w:val="00D73C56"/>
    <w:rsid w:val="00D75113"/>
    <w:rsid w:val="00D767BE"/>
    <w:rsid w:val="00D802A9"/>
    <w:rsid w:val="00D8220A"/>
    <w:rsid w:val="00D831ED"/>
    <w:rsid w:val="00D83C5C"/>
    <w:rsid w:val="00D84FDE"/>
    <w:rsid w:val="00D85D81"/>
    <w:rsid w:val="00D918E0"/>
    <w:rsid w:val="00D94C89"/>
    <w:rsid w:val="00D97153"/>
    <w:rsid w:val="00DA0661"/>
    <w:rsid w:val="00DA60EB"/>
    <w:rsid w:val="00DB007D"/>
    <w:rsid w:val="00DB5C14"/>
    <w:rsid w:val="00DB7292"/>
    <w:rsid w:val="00DB737B"/>
    <w:rsid w:val="00DC1BC5"/>
    <w:rsid w:val="00DC2616"/>
    <w:rsid w:val="00DC3A15"/>
    <w:rsid w:val="00DC4F65"/>
    <w:rsid w:val="00DC589C"/>
    <w:rsid w:val="00DD6069"/>
    <w:rsid w:val="00DD61E3"/>
    <w:rsid w:val="00DD663E"/>
    <w:rsid w:val="00DE0287"/>
    <w:rsid w:val="00DE0A28"/>
    <w:rsid w:val="00DE17FE"/>
    <w:rsid w:val="00DF1E15"/>
    <w:rsid w:val="00DF3B29"/>
    <w:rsid w:val="00DF6663"/>
    <w:rsid w:val="00DF6E38"/>
    <w:rsid w:val="00E036BA"/>
    <w:rsid w:val="00E06095"/>
    <w:rsid w:val="00E10FD4"/>
    <w:rsid w:val="00E1248B"/>
    <w:rsid w:val="00E1785F"/>
    <w:rsid w:val="00E20273"/>
    <w:rsid w:val="00E23FA8"/>
    <w:rsid w:val="00E30991"/>
    <w:rsid w:val="00E324BA"/>
    <w:rsid w:val="00E32FB3"/>
    <w:rsid w:val="00E334BE"/>
    <w:rsid w:val="00E407B7"/>
    <w:rsid w:val="00E418FE"/>
    <w:rsid w:val="00E426F2"/>
    <w:rsid w:val="00E42B40"/>
    <w:rsid w:val="00E43DAA"/>
    <w:rsid w:val="00E467DA"/>
    <w:rsid w:val="00E52D10"/>
    <w:rsid w:val="00E55B5F"/>
    <w:rsid w:val="00E63649"/>
    <w:rsid w:val="00E64B4F"/>
    <w:rsid w:val="00E72669"/>
    <w:rsid w:val="00E74931"/>
    <w:rsid w:val="00E836EA"/>
    <w:rsid w:val="00E858BE"/>
    <w:rsid w:val="00E877D0"/>
    <w:rsid w:val="00EA05DD"/>
    <w:rsid w:val="00EA08E1"/>
    <w:rsid w:val="00EA0C54"/>
    <w:rsid w:val="00EB0543"/>
    <w:rsid w:val="00EB49D4"/>
    <w:rsid w:val="00EB4DF0"/>
    <w:rsid w:val="00EB6B0D"/>
    <w:rsid w:val="00EB6C06"/>
    <w:rsid w:val="00EC0137"/>
    <w:rsid w:val="00EC39EA"/>
    <w:rsid w:val="00EC452D"/>
    <w:rsid w:val="00EC48A5"/>
    <w:rsid w:val="00EC5320"/>
    <w:rsid w:val="00ED4F75"/>
    <w:rsid w:val="00EE01A7"/>
    <w:rsid w:val="00EE19C1"/>
    <w:rsid w:val="00EE76B6"/>
    <w:rsid w:val="00EE7A7C"/>
    <w:rsid w:val="00EE7D8F"/>
    <w:rsid w:val="00EF053B"/>
    <w:rsid w:val="00EF3711"/>
    <w:rsid w:val="00EF50E9"/>
    <w:rsid w:val="00EF57A5"/>
    <w:rsid w:val="00EF7A8D"/>
    <w:rsid w:val="00F0232D"/>
    <w:rsid w:val="00F026C1"/>
    <w:rsid w:val="00F03B08"/>
    <w:rsid w:val="00F0486C"/>
    <w:rsid w:val="00F04A90"/>
    <w:rsid w:val="00F0567D"/>
    <w:rsid w:val="00F065F8"/>
    <w:rsid w:val="00F1130E"/>
    <w:rsid w:val="00F11420"/>
    <w:rsid w:val="00F12893"/>
    <w:rsid w:val="00F132E5"/>
    <w:rsid w:val="00F1632C"/>
    <w:rsid w:val="00F222CB"/>
    <w:rsid w:val="00F22787"/>
    <w:rsid w:val="00F22E25"/>
    <w:rsid w:val="00F25014"/>
    <w:rsid w:val="00F30291"/>
    <w:rsid w:val="00F32FA6"/>
    <w:rsid w:val="00F34510"/>
    <w:rsid w:val="00F347F3"/>
    <w:rsid w:val="00F34E58"/>
    <w:rsid w:val="00F3561E"/>
    <w:rsid w:val="00F35A88"/>
    <w:rsid w:val="00F36094"/>
    <w:rsid w:val="00F3739D"/>
    <w:rsid w:val="00F374E8"/>
    <w:rsid w:val="00F4169C"/>
    <w:rsid w:val="00F429B1"/>
    <w:rsid w:val="00F44974"/>
    <w:rsid w:val="00F4655B"/>
    <w:rsid w:val="00F53B22"/>
    <w:rsid w:val="00F53BA2"/>
    <w:rsid w:val="00F56904"/>
    <w:rsid w:val="00F60495"/>
    <w:rsid w:val="00F63091"/>
    <w:rsid w:val="00F63179"/>
    <w:rsid w:val="00F72C5E"/>
    <w:rsid w:val="00F73812"/>
    <w:rsid w:val="00F754F0"/>
    <w:rsid w:val="00F75766"/>
    <w:rsid w:val="00F77B2B"/>
    <w:rsid w:val="00F80434"/>
    <w:rsid w:val="00F82840"/>
    <w:rsid w:val="00F836BF"/>
    <w:rsid w:val="00F837A9"/>
    <w:rsid w:val="00F85368"/>
    <w:rsid w:val="00F90E48"/>
    <w:rsid w:val="00F91F8B"/>
    <w:rsid w:val="00F93CCC"/>
    <w:rsid w:val="00FA4AA5"/>
    <w:rsid w:val="00FB5ABB"/>
    <w:rsid w:val="00FC4AB0"/>
    <w:rsid w:val="00FC4BA0"/>
    <w:rsid w:val="00FD2419"/>
    <w:rsid w:val="00FE07ED"/>
    <w:rsid w:val="00FE303D"/>
    <w:rsid w:val="00FE3217"/>
    <w:rsid w:val="00FF0E73"/>
    <w:rsid w:val="00FF3C6A"/>
    <w:rsid w:val="013450EB"/>
    <w:rsid w:val="01416875"/>
    <w:rsid w:val="0186C74A"/>
    <w:rsid w:val="01DACAC2"/>
    <w:rsid w:val="023723A6"/>
    <w:rsid w:val="0294D68F"/>
    <w:rsid w:val="02ED12E7"/>
    <w:rsid w:val="0376367C"/>
    <w:rsid w:val="03D99A81"/>
    <w:rsid w:val="04EA335F"/>
    <w:rsid w:val="05B15D77"/>
    <w:rsid w:val="066ED49C"/>
    <w:rsid w:val="0690B3CD"/>
    <w:rsid w:val="082AF097"/>
    <w:rsid w:val="085FDAA4"/>
    <w:rsid w:val="087D958D"/>
    <w:rsid w:val="0893C892"/>
    <w:rsid w:val="08C8A241"/>
    <w:rsid w:val="08DA5318"/>
    <w:rsid w:val="0A21B81B"/>
    <w:rsid w:val="0A758540"/>
    <w:rsid w:val="0C2A7DFE"/>
    <w:rsid w:val="0CB2478E"/>
    <w:rsid w:val="0D50A209"/>
    <w:rsid w:val="0D78A75D"/>
    <w:rsid w:val="0E6033A7"/>
    <w:rsid w:val="0E6AD6B9"/>
    <w:rsid w:val="0F7F48F2"/>
    <w:rsid w:val="0FAC1D74"/>
    <w:rsid w:val="0FD548E2"/>
    <w:rsid w:val="0FF13D63"/>
    <w:rsid w:val="106C68FF"/>
    <w:rsid w:val="10B802D4"/>
    <w:rsid w:val="1199CD4B"/>
    <w:rsid w:val="11AC8868"/>
    <w:rsid w:val="120063F6"/>
    <w:rsid w:val="12F821FD"/>
    <w:rsid w:val="135FF43C"/>
    <w:rsid w:val="13DE35EE"/>
    <w:rsid w:val="1485DEB5"/>
    <w:rsid w:val="1486762D"/>
    <w:rsid w:val="149585F5"/>
    <w:rsid w:val="14CC693B"/>
    <w:rsid w:val="1518B53D"/>
    <w:rsid w:val="159987A0"/>
    <w:rsid w:val="15FBA200"/>
    <w:rsid w:val="164F7FB7"/>
    <w:rsid w:val="16D2A629"/>
    <w:rsid w:val="17166E28"/>
    <w:rsid w:val="177A4EF0"/>
    <w:rsid w:val="17AD40BF"/>
    <w:rsid w:val="17ADD837"/>
    <w:rsid w:val="1836FBCC"/>
    <w:rsid w:val="19E39B9C"/>
    <w:rsid w:val="1A25D6C5"/>
    <w:rsid w:val="1A68101C"/>
    <w:rsid w:val="1AA50AF9"/>
    <w:rsid w:val="1BA483B5"/>
    <w:rsid w:val="1C1DCD39"/>
    <w:rsid w:val="1D1A142F"/>
    <w:rsid w:val="1D8D3790"/>
    <w:rsid w:val="1E718519"/>
    <w:rsid w:val="1E7E9CA3"/>
    <w:rsid w:val="1EC0949D"/>
    <w:rsid w:val="1FCA24F3"/>
    <w:rsid w:val="2004D177"/>
    <w:rsid w:val="20ABE2C6"/>
    <w:rsid w:val="2109854F"/>
    <w:rsid w:val="2364778D"/>
    <w:rsid w:val="23A7DAE5"/>
    <w:rsid w:val="2591E9C0"/>
    <w:rsid w:val="26D0D086"/>
    <w:rsid w:val="27598F74"/>
    <w:rsid w:val="27A8AC18"/>
    <w:rsid w:val="27CBB6B6"/>
    <w:rsid w:val="285D2C78"/>
    <w:rsid w:val="28734C46"/>
    <w:rsid w:val="28B65D33"/>
    <w:rsid w:val="2908A27A"/>
    <w:rsid w:val="29688336"/>
    <w:rsid w:val="29B36E72"/>
    <w:rsid w:val="2AA5382C"/>
    <w:rsid w:val="2ACC1861"/>
    <w:rsid w:val="2B40C683"/>
    <w:rsid w:val="2CD315C7"/>
    <w:rsid w:val="2D6E5514"/>
    <w:rsid w:val="2D74FD12"/>
    <w:rsid w:val="2D8310BB"/>
    <w:rsid w:val="2DE15B1C"/>
    <w:rsid w:val="2E1A47F9"/>
    <w:rsid w:val="2E249264"/>
    <w:rsid w:val="2EAD8423"/>
    <w:rsid w:val="2ECD3089"/>
    <w:rsid w:val="2ED10088"/>
    <w:rsid w:val="2EE04321"/>
    <w:rsid w:val="2F0ED43A"/>
    <w:rsid w:val="305EF011"/>
    <w:rsid w:val="31060160"/>
    <w:rsid w:val="317AB858"/>
    <w:rsid w:val="3181A8C4"/>
    <w:rsid w:val="31D4808B"/>
    <w:rsid w:val="3204D14B"/>
    <w:rsid w:val="325D3F79"/>
    <w:rsid w:val="33A88F32"/>
    <w:rsid w:val="33B4E334"/>
    <w:rsid w:val="352B3736"/>
    <w:rsid w:val="3576F37C"/>
    <w:rsid w:val="35BD2EF8"/>
    <w:rsid w:val="35C4A044"/>
    <w:rsid w:val="35DB9D92"/>
    <w:rsid w:val="36A8A00B"/>
    <w:rsid w:val="36F16ACB"/>
    <w:rsid w:val="36F43EAB"/>
    <w:rsid w:val="376CF0B7"/>
    <w:rsid w:val="37AFF075"/>
    <w:rsid w:val="37FDA601"/>
    <w:rsid w:val="392F65A6"/>
    <w:rsid w:val="39C30677"/>
    <w:rsid w:val="3A61CF6A"/>
    <w:rsid w:val="3B356FC3"/>
    <w:rsid w:val="3B45E14C"/>
    <w:rsid w:val="3B724756"/>
    <w:rsid w:val="3B9A78BA"/>
    <w:rsid w:val="3BE8C4B6"/>
    <w:rsid w:val="3BFB9DBC"/>
    <w:rsid w:val="3C1659B0"/>
    <w:rsid w:val="3C22424A"/>
    <w:rsid w:val="3C34AC11"/>
    <w:rsid w:val="3C8C7C06"/>
    <w:rsid w:val="3CC2C7D4"/>
    <w:rsid w:val="3D2D9908"/>
    <w:rsid w:val="3D716107"/>
    <w:rsid w:val="3DB786E6"/>
    <w:rsid w:val="3DC5FF36"/>
    <w:rsid w:val="3DD017CB"/>
    <w:rsid w:val="3E2AAA47"/>
    <w:rsid w:val="3FC54BB8"/>
    <w:rsid w:val="404125ED"/>
    <w:rsid w:val="40F2F9BC"/>
    <w:rsid w:val="4129A15B"/>
    <w:rsid w:val="41B9E82D"/>
    <w:rsid w:val="41E1BBAB"/>
    <w:rsid w:val="41F5C9B8"/>
    <w:rsid w:val="4262286C"/>
    <w:rsid w:val="42A1C286"/>
    <w:rsid w:val="42EE4159"/>
    <w:rsid w:val="4472E296"/>
    <w:rsid w:val="44C0F683"/>
    <w:rsid w:val="45BB5E6D"/>
    <w:rsid w:val="46492CAA"/>
    <w:rsid w:val="4764904A"/>
    <w:rsid w:val="477B27F6"/>
    <w:rsid w:val="4878FBC2"/>
    <w:rsid w:val="489787B5"/>
    <w:rsid w:val="489E4550"/>
    <w:rsid w:val="4997FC90"/>
    <w:rsid w:val="4A14D2E4"/>
    <w:rsid w:val="4A2DF480"/>
    <w:rsid w:val="4A43981D"/>
    <w:rsid w:val="4AF4E986"/>
    <w:rsid w:val="4B088F16"/>
    <w:rsid w:val="4B5A717F"/>
    <w:rsid w:val="4B5C37E7"/>
    <w:rsid w:val="4B9F9B3F"/>
    <w:rsid w:val="4C9C71F1"/>
    <w:rsid w:val="4D24D2F9"/>
    <w:rsid w:val="4D620F33"/>
    <w:rsid w:val="4F0165A3"/>
    <w:rsid w:val="4F19A23F"/>
    <w:rsid w:val="4FA61FD3"/>
    <w:rsid w:val="4FDD35EA"/>
    <w:rsid w:val="5016B37E"/>
    <w:rsid w:val="519C50DA"/>
    <w:rsid w:val="52806B92"/>
    <w:rsid w:val="5356A572"/>
    <w:rsid w:val="537A22D2"/>
    <w:rsid w:val="537CE559"/>
    <w:rsid w:val="540EF293"/>
    <w:rsid w:val="5432A1C9"/>
    <w:rsid w:val="5456E877"/>
    <w:rsid w:val="5480B433"/>
    <w:rsid w:val="548EFAAD"/>
    <w:rsid w:val="54DDA48F"/>
    <w:rsid w:val="550B3989"/>
    <w:rsid w:val="552FB308"/>
    <w:rsid w:val="55D69186"/>
    <w:rsid w:val="55F57B5F"/>
    <w:rsid w:val="56AE2D27"/>
    <w:rsid w:val="5715718B"/>
    <w:rsid w:val="57B758D6"/>
    <w:rsid w:val="583FE4F3"/>
    <w:rsid w:val="58A2C99C"/>
    <w:rsid w:val="5969BA22"/>
    <w:rsid w:val="598F04AB"/>
    <w:rsid w:val="5A198906"/>
    <w:rsid w:val="5A5D7D15"/>
    <w:rsid w:val="5A63DCCA"/>
    <w:rsid w:val="5B4F8937"/>
    <w:rsid w:val="5B51AB70"/>
    <w:rsid w:val="5BD0849A"/>
    <w:rsid w:val="5C2D74F6"/>
    <w:rsid w:val="5C8BF8E9"/>
    <w:rsid w:val="5CA15AE4"/>
    <w:rsid w:val="5D747457"/>
    <w:rsid w:val="5D75E92E"/>
    <w:rsid w:val="5D84B30F"/>
    <w:rsid w:val="5DF642D9"/>
    <w:rsid w:val="5ED77A4C"/>
    <w:rsid w:val="5F374DED"/>
    <w:rsid w:val="60537BD6"/>
    <w:rsid w:val="60DB707B"/>
    <w:rsid w:val="61B112E3"/>
    <w:rsid w:val="62DA7F00"/>
    <w:rsid w:val="63109C68"/>
    <w:rsid w:val="633D6ED5"/>
    <w:rsid w:val="63E48024"/>
    <w:rsid w:val="64159A32"/>
    <w:rsid w:val="642B0AAA"/>
    <w:rsid w:val="64B45A4F"/>
    <w:rsid w:val="650DF76D"/>
    <w:rsid w:val="65B16A93"/>
    <w:rsid w:val="66483D2A"/>
    <w:rsid w:val="66C74FE6"/>
    <w:rsid w:val="6715E2A7"/>
    <w:rsid w:val="674236D2"/>
    <w:rsid w:val="69882E2A"/>
    <w:rsid w:val="69C4124E"/>
    <w:rsid w:val="6A15567E"/>
    <w:rsid w:val="6A2F7AFA"/>
    <w:rsid w:val="6BB0F40E"/>
    <w:rsid w:val="6D48968A"/>
    <w:rsid w:val="6E1C0DE3"/>
    <w:rsid w:val="6E584DFE"/>
    <w:rsid w:val="6E6C776C"/>
    <w:rsid w:val="6F15C523"/>
    <w:rsid w:val="6F703212"/>
    <w:rsid w:val="6F9461DF"/>
    <w:rsid w:val="70806A1D"/>
    <w:rsid w:val="70B3C093"/>
    <w:rsid w:val="70BA4C58"/>
    <w:rsid w:val="710E530F"/>
    <w:rsid w:val="712434F0"/>
    <w:rsid w:val="713D16F9"/>
    <w:rsid w:val="7173C76E"/>
    <w:rsid w:val="7180DEF8"/>
    <w:rsid w:val="72564F8A"/>
    <w:rsid w:val="729BAB20"/>
    <w:rsid w:val="730713CC"/>
    <w:rsid w:val="7335D7B6"/>
    <w:rsid w:val="7357290C"/>
    <w:rsid w:val="74543A4B"/>
    <w:rsid w:val="7485EB98"/>
    <w:rsid w:val="7576C02D"/>
    <w:rsid w:val="76D52B54"/>
    <w:rsid w:val="772FE6D0"/>
    <w:rsid w:val="775223E7"/>
    <w:rsid w:val="776DBA82"/>
    <w:rsid w:val="77714752"/>
    <w:rsid w:val="777CFD1B"/>
    <w:rsid w:val="77E0AC0D"/>
    <w:rsid w:val="77FF95E6"/>
    <w:rsid w:val="787A0E5A"/>
    <w:rsid w:val="788FDCB8"/>
    <w:rsid w:val="795B995C"/>
    <w:rsid w:val="798AC1ED"/>
    <w:rsid w:val="799DEF3C"/>
    <w:rsid w:val="7A33CC75"/>
    <w:rsid w:val="7A694DFA"/>
    <w:rsid w:val="7A804B48"/>
    <w:rsid w:val="7BBEF87C"/>
    <w:rsid w:val="7BD6C013"/>
    <w:rsid w:val="7C8EC247"/>
    <w:rsid w:val="7CBC09BB"/>
    <w:rsid w:val="7CFBA3D5"/>
    <w:rsid w:val="7D066655"/>
    <w:rsid w:val="7D092006"/>
    <w:rsid w:val="7D0CB673"/>
    <w:rsid w:val="7D46DC97"/>
    <w:rsid w:val="7DC1656B"/>
    <w:rsid w:val="7DFCE2F9"/>
    <w:rsid w:val="7F5D35CC"/>
    <w:rsid w:val="7FE2D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A93C5"/>
  <w15:chartTrackingRefBased/>
  <w15:docId w15:val="{1C13916A-B5BA-334F-9A12-E296F5C3F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129B"/>
    <w:rPr>
      <w:color w:val="0563C1" w:themeColor="hyperlink"/>
      <w:u w:val="single"/>
    </w:rPr>
  </w:style>
  <w:style w:type="character" w:styleId="UnresolvedMention">
    <w:name w:val="Unresolved Mention"/>
    <w:basedOn w:val="DefaultParagraphFont"/>
    <w:uiPriority w:val="99"/>
    <w:semiHidden/>
    <w:unhideWhenUsed/>
    <w:rsid w:val="001C129B"/>
    <w:rPr>
      <w:color w:val="605E5C"/>
      <w:shd w:val="clear" w:color="auto" w:fill="E1DFDD"/>
    </w:rPr>
  </w:style>
  <w:style w:type="character" w:styleId="FollowedHyperlink">
    <w:name w:val="FollowedHyperlink"/>
    <w:basedOn w:val="DefaultParagraphFont"/>
    <w:uiPriority w:val="99"/>
    <w:semiHidden/>
    <w:unhideWhenUsed/>
    <w:rsid w:val="00AB200F"/>
    <w:rPr>
      <w:color w:val="954F72" w:themeColor="followedHyperlink"/>
      <w:u w:val="single"/>
    </w:rPr>
  </w:style>
  <w:style w:type="paragraph" w:styleId="ListParagraph">
    <w:name w:val="List Paragraph"/>
    <w:basedOn w:val="Normal"/>
    <w:uiPriority w:val="34"/>
    <w:qFormat/>
    <w:rsid w:val="009F3572"/>
    <w:pPr>
      <w:ind w:left="720"/>
      <w:contextualSpacing/>
    </w:pPr>
  </w:style>
  <w:style w:type="paragraph" w:styleId="Revision">
    <w:name w:val="Revision"/>
    <w:hidden/>
    <w:uiPriority w:val="99"/>
    <w:semiHidden/>
    <w:rsid w:val="00C7324D"/>
  </w:style>
  <w:style w:type="table" w:styleId="TableGrid">
    <w:name w:val="Table Grid"/>
    <w:basedOn w:val="TableNormal"/>
    <w:uiPriority w:val="59"/>
    <w:rsid w:val="00A62D6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735B4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735B47"/>
  </w:style>
  <w:style w:type="character" w:customStyle="1" w:styleId="eop">
    <w:name w:val="eop"/>
    <w:basedOn w:val="DefaultParagraphFont"/>
    <w:rsid w:val="00735B47"/>
  </w:style>
  <w:style w:type="character" w:customStyle="1" w:styleId="spellingerror">
    <w:name w:val="spellingerror"/>
    <w:basedOn w:val="DefaultParagraphFont"/>
    <w:rsid w:val="00735B47"/>
  </w:style>
  <w:style w:type="table" w:styleId="GridTable1Light-Accent1">
    <w:name w:val="Grid Table 1 Light Accent 1"/>
    <w:basedOn w:val="TableNormal"/>
    <w:uiPriority w:val="46"/>
    <w:rsid w:val="00735B4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f01">
    <w:name w:val="cf01"/>
    <w:basedOn w:val="DefaultParagraphFont"/>
    <w:rsid w:val="00797F6D"/>
    <w:rPr>
      <w:rFonts w:ascii="Segoe UI" w:hAnsi="Segoe UI" w:cs="Segoe UI" w:hint="default"/>
      <w:color w:val="2626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2421">
      <w:bodyDiv w:val="1"/>
      <w:marLeft w:val="0"/>
      <w:marRight w:val="0"/>
      <w:marTop w:val="0"/>
      <w:marBottom w:val="0"/>
      <w:divBdr>
        <w:top w:val="none" w:sz="0" w:space="0" w:color="auto"/>
        <w:left w:val="none" w:sz="0" w:space="0" w:color="auto"/>
        <w:bottom w:val="none" w:sz="0" w:space="0" w:color="auto"/>
        <w:right w:val="none" w:sz="0" w:space="0" w:color="auto"/>
      </w:divBdr>
    </w:div>
    <w:div w:id="163085072">
      <w:bodyDiv w:val="1"/>
      <w:marLeft w:val="0"/>
      <w:marRight w:val="0"/>
      <w:marTop w:val="0"/>
      <w:marBottom w:val="0"/>
      <w:divBdr>
        <w:top w:val="none" w:sz="0" w:space="0" w:color="auto"/>
        <w:left w:val="none" w:sz="0" w:space="0" w:color="auto"/>
        <w:bottom w:val="none" w:sz="0" w:space="0" w:color="auto"/>
        <w:right w:val="none" w:sz="0" w:space="0" w:color="auto"/>
      </w:divBdr>
    </w:div>
    <w:div w:id="194730352">
      <w:bodyDiv w:val="1"/>
      <w:marLeft w:val="0"/>
      <w:marRight w:val="0"/>
      <w:marTop w:val="0"/>
      <w:marBottom w:val="0"/>
      <w:divBdr>
        <w:top w:val="none" w:sz="0" w:space="0" w:color="auto"/>
        <w:left w:val="none" w:sz="0" w:space="0" w:color="auto"/>
        <w:bottom w:val="none" w:sz="0" w:space="0" w:color="auto"/>
        <w:right w:val="none" w:sz="0" w:space="0" w:color="auto"/>
      </w:divBdr>
    </w:div>
    <w:div w:id="310867010">
      <w:bodyDiv w:val="1"/>
      <w:marLeft w:val="0"/>
      <w:marRight w:val="0"/>
      <w:marTop w:val="0"/>
      <w:marBottom w:val="0"/>
      <w:divBdr>
        <w:top w:val="none" w:sz="0" w:space="0" w:color="auto"/>
        <w:left w:val="none" w:sz="0" w:space="0" w:color="auto"/>
        <w:bottom w:val="none" w:sz="0" w:space="0" w:color="auto"/>
        <w:right w:val="none" w:sz="0" w:space="0" w:color="auto"/>
      </w:divBdr>
    </w:div>
    <w:div w:id="401022740">
      <w:bodyDiv w:val="1"/>
      <w:marLeft w:val="0"/>
      <w:marRight w:val="0"/>
      <w:marTop w:val="0"/>
      <w:marBottom w:val="0"/>
      <w:divBdr>
        <w:top w:val="none" w:sz="0" w:space="0" w:color="auto"/>
        <w:left w:val="none" w:sz="0" w:space="0" w:color="auto"/>
        <w:bottom w:val="none" w:sz="0" w:space="0" w:color="auto"/>
        <w:right w:val="none" w:sz="0" w:space="0" w:color="auto"/>
      </w:divBdr>
    </w:div>
    <w:div w:id="435516665">
      <w:bodyDiv w:val="1"/>
      <w:marLeft w:val="0"/>
      <w:marRight w:val="0"/>
      <w:marTop w:val="0"/>
      <w:marBottom w:val="0"/>
      <w:divBdr>
        <w:top w:val="none" w:sz="0" w:space="0" w:color="auto"/>
        <w:left w:val="none" w:sz="0" w:space="0" w:color="auto"/>
        <w:bottom w:val="none" w:sz="0" w:space="0" w:color="auto"/>
        <w:right w:val="none" w:sz="0" w:space="0" w:color="auto"/>
      </w:divBdr>
    </w:div>
    <w:div w:id="1016928098">
      <w:bodyDiv w:val="1"/>
      <w:marLeft w:val="0"/>
      <w:marRight w:val="0"/>
      <w:marTop w:val="0"/>
      <w:marBottom w:val="0"/>
      <w:divBdr>
        <w:top w:val="none" w:sz="0" w:space="0" w:color="auto"/>
        <w:left w:val="none" w:sz="0" w:space="0" w:color="auto"/>
        <w:bottom w:val="none" w:sz="0" w:space="0" w:color="auto"/>
        <w:right w:val="none" w:sz="0" w:space="0" w:color="auto"/>
      </w:divBdr>
    </w:div>
    <w:div w:id="1109547194">
      <w:bodyDiv w:val="1"/>
      <w:marLeft w:val="0"/>
      <w:marRight w:val="0"/>
      <w:marTop w:val="0"/>
      <w:marBottom w:val="0"/>
      <w:divBdr>
        <w:top w:val="none" w:sz="0" w:space="0" w:color="auto"/>
        <w:left w:val="none" w:sz="0" w:space="0" w:color="auto"/>
        <w:bottom w:val="none" w:sz="0" w:space="0" w:color="auto"/>
        <w:right w:val="none" w:sz="0" w:space="0" w:color="auto"/>
      </w:divBdr>
    </w:div>
    <w:div w:id="1119839003">
      <w:bodyDiv w:val="1"/>
      <w:marLeft w:val="0"/>
      <w:marRight w:val="0"/>
      <w:marTop w:val="0"/>
      <w:marBottom w:val="0"/>
      <w:divBdr>
        <w:top w:val="none" w:sz="0" w:space="0" w:color="auto"/>
        <w:left w:val="none" w:sz="0" w:space="0" w:color="auto"/>
        <w:bottom w:val="none" w:sz="0" w:space="0" w:color="auto"/>
        <w:right w:val="none" w:sz="0" w:space="0" w:color="auto"/>
      </w:divBdr>
    </w:div>
    <w:div w:id="1163358082">
      <w:bodyDiv w:val="1"/>
      <w:marLeft w:val="0"/>
      <w:marRight w:val="0"/>
      <w:marTop w:val="0"/>
      <w:marBottom w:val="0"/>
      <w:divBdr>
        <w:top w:val="none" w:sz="0" w:space="0" w:color="auto"/>
        <w:left w:val="none" w:sz="0" w:space="0" w:color="auto"/>
        <w:bottom w:val="none" w:sz="0" w:space="0" w:color="auto"/>
        <w:right w:val="none" w:sz="0" w:space="0" w:color="auto"/>
      </w:divBdr>
      <w:divsChild>
        <w:div w:id="1692685354">
          <w:marLeft w:val="274"/>
          <w:marRight w:val="0"/>
          <w:marTop w:val="120"/>
          <w:marBottom w:val="0"/>
          <w:divBdr>
            <w:top w:val="none" w:sz="0" w:space="0" w:color="auto"/>
            <w:left w:val="none" w:sz="0" w:space="0" w:color="auto"/>
            <w:bottom w:val="none" w:sz="0" w:space="0" w:color="auto"/>
            <w:right w:val="none" w:sz="0" w:space="0" w:color="auto"/>
          </w:divBdr>
        </w:div>
        <w:div w:id="253130229">
          <w:marLeft w:val="274"/>
          <w:marRight w:val="0"/>
          <w:marTop w:val="120"/>
          <w:marBottom w:val="0"/>
          <w:divBdr>
            <w:top w:val="none" w:sz="0" w:space="0" w:color="auto"/>
            <w:left w:val="none" w:sz="0" w:space="0" w:color="auto"/>
            <w:bottom w:val="none" w:sz="0" w:space="0" w:color="auto"/>
            <w:right w:val="none" w:sz="0" w:space="0" w:color="auto"/>
          </w:divBdr>
        </w:div>
        <w:div w:id="1512840316">
          <w:marLeft w:val="274"/>
          <w:marRight w:val="0"/>
          <w:marTop w:val="120"/>
          <w:marBottom w:val="0"/>
          <w:divBdr>
            <w:top w:val="none" w:sz="0" w:space="0" w:color="auto"/>
            <w:left w:val="none" w:sz="0" w:space="0" w:color="auto"/>
            <w:bottom w:val="none" w:sz="0" w:space="0" w:color="auto"/>
            <w:right w:val="none" w:sz="0" w:space="0" w:color="auto"/>
          </w:divBdr>
        </w:div>
      </w:divsChild>
    </w:div>
    <w:div w:id="1182813507">
      <w:bodyDiv w:val="1"/>
      <w:marLeft w:val="0"/>
      <w:marRight w:val="0"/>
      <w:marTop w:val="0"/>
      <w:marBottom w:val="0"/>
      <w:divBdr>
        <w:top w:val="none" w:sz="0" w:space="0" w:color="auto"/>
        <w:left w:val="none" w:sz="0" w:space="0" w:color="auto"/>
        <w:bottom w:val="none" w:sz="0" w:space="0" w:color="auto"/>
        <w:right w:val="none" w:sz="0" w:space="0" w:color="auto"/>
      </w:divBdr>
    </w:div>
    <w:div w:id="1198809775">
      <w:bodyDiv w:val="1"/>
      <w:marLeft w:val="0"/>
      <w:marRight w:val="0"/>
      <w:marTop w:val="0"/>
      <w:marBottom w:val="0"/>
      <w:divBdr>
        <w:top w:val="none" w:sz="0" w:space="0" w:color="auto"/>
        <w:left w:val="none" w:sz="0" w:space="0" w:color="auto"/>
        <w:bottom w:val="none" w:sz="0" w:space="0" w:color="auto"/>
        <w:right w:val="none" w:sz="0" w:space="0" w:color="auto"/>
      </w:divBdr>
    </w:div>
    <w:div w:id="1202785047">
      <w:bodyDiv w:val="1"/>
      <w:marLeft w:val="0"/>
      <w:marRight w:val="0"/>
      <w:marTop w:val="0"/>
      <w:marBottom w:val="0"/>
      <w:divBdr>
        <w:top w:val="none" w:sz="0" w:space="0" w:color="auto"/>
        <w:left w:val="none" w:sz="0" w:space="0" w:color="auto"/>
        <w:bottom w:val="none" w:sz="0" w:space="0" w:color="auto"/>
        <w:right w:val="none" w:sz="0" w:space="0" w:color="auto"/>
      </w:divBdr>
    </w:div>
    <w:div w:id="1255237450">
      <w:bodyDiv w:val="1"/>
      <w:marLeft w:val="0"/>
      <w:marRight w:val="0"/>
      <w:marTop w:val="0"/>
      <w:marBottom w:val="0"/>
      <w:divBdr>
        <w:top w:val="none" w:sz="0" w:space="0" w:color="auto"/>
        <w:left w:val="none" w:sz="0" w:space="0" w:color="auto"/>
        <w:bottom w:val="none" w:sz="0" w:space="0" w:color="auto"/>
        <w:right w:val="none" w:sz="0" w:space="0" w:color="auto"/>
      </w:divBdr>
    </w:div>
    <w:div w:id="1426918507">
      <w:bodyDiv w:val="1"/>
      <w:marLeft w:val="0"/>
      <w:marRight w:val="0"/>
      <w:marTop w:val="0"/>
      <w:marBottom w:val="0"/>
      <w:divBdr>
        <w:top w:val="none" w:sz="0" w:space="0" w:color="auto"/>
        <w:left w:val="none" w:sz="0" w:space="0" w:color="auto"/>
        <w:bottom w:val="none" w:sz="0" w:space="0" w:color="auto"/>
        <w:right w:val="none" w:sz="0" w:space="0" w:color="auto"/>
      </w:divBdr>
      <w:divsChild>
        <w:div w:id="452939652">
          <w:marLeft w:val="274"/>
          <w:marRight w:val="0"/>
          <w:marTop w:val="120"/>
          <w:marBottom w:val="0"/>
          <w:divBdr>
            <w:top w:val="none" w:sz="0" w:space="0" w:color="auto"/>
            <w:left w:val="none" w:sz="0" w:space="0" w:color="auto"/>
            <w:bottom w:val="none" w:sz="0" w:space="0" w:color="auto"/>
            <w:right w:val="none" w:sz="0" w:space="0" w:color="auto"/>
          </w:divBdr>
        </w:div>
        <w:div w:id="430202749">
          <w:marLeft w:val="274"/>
          <w:marRight w:val="0"/>
          <w:marTop w:val="120"/>
          <w:marBottom w:val="0"/>
          <w:divBdr>
            <w:top w:val="none" w:sz="0" w:space="0" w:color="auto"/>
            <w:left w:val="none" w:sz="0" w:space="0" w:color="auto"/>
            <w:bottom w:val="none" w:sz="0" w:space="0" w:color="auto"/>
            <w:right w:val="none" w:sz="0" w:space="0" w:color="auto"/>
          </w:divBdr>
        </w:div>
        <w:div w:id="580600839">
          <w:marLeft w:val="274"/>
          <w:marRight w:val="0"/>
          <w:marTop w:val="120"/>
          <w:marBottom w:val="0"/>
          <w:divBdr>
            <w:top w:val="none" w:sz="0" w:space="0" w:color="auto"/>
            <w:left w:val="none" w:sz="0" w:space="0" w:color="auto"/>
            <w:bottom w:val="none" w:sz="0" w:space="0" w:color="auto"/>
            <w:right w:val="none" w:sz="0" w:space="0" w:color="auto"/>
          </w:divBdr>
        </w:div>
        <w:div w:id="2042781718">
          <w:marLeft w:val="274"/>
          <w:marRight w:val="0"/>
          <w:marTop w:val="120"/>
          <w:marBottom w:val="0"/>
          <w:divBdr>
            <w:top w:val="none" w:sz="0" w:space="0" w:color="auto"/>
            <w:left w:val="none" w:sz="0" w:space="0" w:color="auto"/>
            <w:bottom w:val="none" w:sz="0" w:space="0" w:color="auto"/>
            <w:right w:val="none" w:sz="0" w:space="0" w:color="auto"/>
          </w:divBdr>
        </w:div>
      </w:divsChild>
    </w:div>
    <w:div w:id="1493713546">
      <w:bodyDiv w:val="1"/>
      <w:marLeft w:val="0"/>
      <w:marRight w:val="0"/>
      <w:marTop w:val="0"/>
      <w:marBottom w:val="0"/>
      <w:divBdr>
        <w:top w:val="none" w:sz="0" w:space="0" w:color="auto"/>
        <w:left w:val="none" w:sz="0" w:space="0" w:color="auto"/>
        <w:bottom w:val="none" w:sz="0" w:space="0" w:color="auto"/>
        <w:right w:val="none" w:sz="0" w:space="0" w:color="auto"/>
      </w:divBdr>
    </w:div>
    <w:div w:id="1555195628">
      <w:bodyDiv w:val="1"/>
      <w:marLeft w:val="0"/>
      <w:marRight w:val="0"/>
      <w:marTop w:val="0"/>
      <w:marBottom w:val="0"/>
      <w:divBdr>
        <w:top w:val="none" w:sz="0" w:space="0" w:color="auto"/>
        <w:left w:val="none" w:sz="0" w:space="0" w:color="auto"/>
        <w:bottom w:val="none" w:sz="0" w:space="0" w:color="auto"/>
        <w:right w:val="none" w:sz="0" w:space="0" w:color="auto"/>
      </w:divBdr>
      <w:divsChild>
        <w:div w:id="1495101483">
          <w:marLeft w:val="446"/>
          <w:marRight w:val="0"/>
          <w:marTop w:val="120"/>
          <w:marBottom w:val="0"/>
          <w:divBdr>
            <w:top w:val="none" w:sz="0" w:space="0" w:color="auto"/>
            <w:left w:val="none" w:sz="0" w:space="0" w:color="auto"/>
            <w:bottom w:val="none" w:sz="0" w:space="0" w:color="auto"/>
            <w:right w:val="none" w:sz="0" w:space="0" w:color="auto"/>
          </w:divBdr>
        </w:div>
        <w:div w:id="1084375004">
          <w:marLeft w:val="446"/>
          <w:marRight w:val="0"/>
          <w:marTop w:val="120"/>
          <w:marBottom w:val="0"/>
          <w:divBdr>
            <w:top w:val="none" w:sz="0" w:space="0" w:color="auto"/>
            <w:left w:val="none" w:sz="0" w:space="0" w:color="auto"/>
            <w:bottom w:val="none" w:sz="0" w:space="0" w:color="auto"/>
            <w:right w:val="none" w:sz="0" w:space="0" w:color="auto"/>
          </w:divBdr>
        </w:div>
        <w:div w:id="1129930138">
          <w:marLeft w:val="446"/>
          <w:marRight w:val="0"/>
          <w:marTop w:val="120"/>
          <w:marBottom w:val="0"/>
          <w:divBdr>
            <w:top w:val="none" w:sz="0" w:space="0" w:color="auto"/>
            <w:left w:val="none" w:sz="0" w:space="0" w:color="auto"/>
            <w:bottom w:val="none" w:sz="0" w:space="0" w:color="auto"/>
            <w:right w:val="none" w:sz="0" w:space="0" w:color="auto"/>
          </w:divBdr>
        </w:div>
        <w:div w:id="955450878">
          <w:marLeft w:val="446"/>
          <w:marRight w:val="0"/>
          <w:marTop w:val="120"/>
          <w:marBottom w:val="0"/>
          <w:divBdr>
            <w:top w:val="none" w:sz="0" w:space="0" w:color="auto"/>
            <w:left w:val="none" w:sz="0" w:space="0" w:color="auto"/>
            <w:bottom w:val="none" w:sz="0" w:space="0" w:color="auto"/>
            <w:right w:val="none" w:sz="0" w:space="0" w:color="auto"/>
          </w:divBdr>
        </w:div>
        <w:div w:id="935092915">
          <w:marLeft w:val="446"/>
          <w:marRight w:val="0"/>
          <w:marTop w:val="120"/>
          <w:marBottom w:val="0"/>
          <w:divBdr>
            <w:top w:val="none" w:sz="0" w:space="0" w:color="auto"/>
            <w:left w:val="none" w:sz="0" w:space="0" w:color="auto"/>
            <w:bottom w:val="none" w:sz="0" w:space="0" w:color="auto"/>
            <w:right w:val="none" w:sz="0" w:space="0" w:color="auto"/>
          </w:divBdr>
        </w:div>
        <w:div w:id="150371649">
          <w:marLeft w:val="446"/>
          <w:marRight w:val="0"/>
          <w:marTop w:val="120"/>
          <w:marBottom w:val="0"/>
          <w:divBdr>
            <w:top w:val="none" w:sz="0" w:space="0" w:color="auto"/>
            <w:left w:val="none" w:sz="0" w:space="0" w:color="auto"/>
            <w:bottom w:val="none" w:sz="0" w:space="0" w:color="auto"/>
            <w:right w:val="none" w:sz="0" w:space="0" w:color="auto"/>
          </w:divBdr>
        </w:div>
        <w:div w:id="861820272">
          <w:marLeft w:val="446"/>
          <w:marRight w:val="0"/>
          <w:marTop w:val="120"/>
          <w:marBottom w:val="0"/>
          <w:divBdr>
            <w:top w:val="none" w:sz="0" w:space="0" w:color="auto"/>
            <w:left w:val="none" w:sz="0" w:space="0" w:color="auto"/>
            <w:bottom w:val="none" w:sz="0" w:space="0" w:color="auto"/>
            <w:right w:val="none" w:sz="0" w:space="0" w:color="auto"/>
          </w:divBdr>
        </w:div>
      </w:divsChild>
    </w:div>
    <w:div w:id="2033073266">
      <w:bodyDiv w:val="1"/>
      <w:marLeft w:val="0"/>
      <w:marRight w:val="0"/>
      <w:marTop w:val="0"/>
      <w:marBottom w:val="0"/>
      <w:divBdr>
        <w:top w:val="none" w:sz="0" w:space="0" w:color="auto"/>
        <w:left w:val="none" w:sz="0" w:space="0" w:color="auto"/>
        <w:bottom w:val="none" w:sz="0" w:space="0" w:color="auto"/>
        <w:right w:val="none" w:sz="0" w:space="0" w:color="auto"/>
      </w:divBdr>
      <w:divsChild>
        <w:div w:id="1944918538">
          <w:marLeft w:val="0"/>
          <w:marRight w:val="0"/>
          <w:marTop w:val="0"/>
          <w:marBottom w:val="0"/>
          <w:divBdr>
            <w:top w:val="none" w:sz="0" w:space="0" w:color="auto"/>
            <w:left w:val="none" w:sz="0" w:space="0" w:color="auto"/>
            <w:bottom w:val="none" w:sz="0" w:space="0" w:color="auto"/>
            <w:right w:val="none" w:sz="0" w:space="0" w:color="auto"/>
          </w:divBdr>
          <w:divsChild>
            <w:div w:id="1638299370">
              <w:marLeft w:val="0"/>
              <w:marRight w:val="0"/>
              <w:marTop w:val="0"/>
              <w:marBottom w:val="0"/>
              <w:divBdr>
                <w:top w:val="none" w:sz="0" w:space="0" w:color="auto"/>
                <w:left w:val="none" w:sz="0" w:space="0" w:color="auto"/>
                <w:bottom w:val="none" w:sz="0" w:space="0" w:color="auto"/>
                <w:right w:val="none" w:sz="0" w:space="0" w:color="auto"/>
              </w:divBdr>
              <w:divsChild>
                <w:div w:id="6567785">
                  <w:marLeft w:val="0"/>
                  <w:marRight w:val="0"/>
                  <w:marTop w:val="0"/>
                  <w:marBottom w:val="0"/>
                  <w:divBdr>
                    <w:top w:val="none" w:sz="0" w:space="0" w:color="auto"/>
                    <w:left w:val="none" w:sz="0" w:space="0" w:color="auto"/>
                    <w:bottom w:val="none" w:sz="0" w:space="0" w:color="auto"/>
                    <w:right w:val="none" w:sz="0" w:space="0" w:color="auto"/>
                  </w:divBdr>
                </w:div>
                <w:div w:id="1489397914">
                  <w:marLeft w:val="0"/>
                  <w:marRight w:val="0"/>
                  <w:marTop w:val="0"/>
                  <w:marBottom w:val="0"/>
                  <w:divBdr>
                    <w:top w:val="none" w:sz="0" w:space="0" w:color="auto"/>
                    <w:left w:val="none" w:sz="0" w:space="0" w:color="auto"/>
                    <w:bottom w:val="none" w:sz="0" w:space="0" w:color="auto"/>
                    <w:right w:val="none" w:sz="0" w:space="0" w:color="auto"/>
                  </w:divBdr>
                </w:div>
                <w:div w:id="1679693184">
                  <w:marLeft w:val="0"/>
                  <w:marRight w:val="0"/>
                  <w:marTop w:val="0"/>
                  <w:marBottom w:val="0"/>
                  <w:divBdr>
                    <w:top w:val="none" w:sz="0" w:space="0" w:color="auto"/>
                    <w:left w:val="none" w:sz="0" w:space="0" w:color="auto"/>
                    <w:bottom w:val="none" w:sz="0" w:space="0" w:color="auto"/>
                    <w:right w:val="none" w:sz="0" w:space="0" w:color="auto"/>
                  </w:divBdr>
                </w:div>
              </w:divsChild>
            </w:div>
            <w:div w:id="14769286">
              <w:marLeft w:val="0"/>
              <w:marRight w:val="0"/>
              <w:marTop w:val="0"/>
              <w:marBottom w:val="0"/>
              <w:divBdr>
                <w:top w:val="none" w:sz="0" w:space="0" w:color="auto"/>
                <w:left w:val="none" w:sz="0" w:space="0" w:color="auto"/>
                <w:bottom w:val="none" w:sz="0" w:space="0" w:color="auto"/>
                <w:right w:val="none" w:sz="0" w:space="0" w:color="auto"/>
              </w:divBdr>
              <w:divsChild>
                <w:div w:id="820388189">
                  <w:marLeft w:val="0"/>
                  <w:marRight w:val="0"/>
                  <w:marTop w:val="0"/>
                  <w:marBottom w:val="0"/>
                  <w:divBdr>
                    <w:top w:val="none" w:sz="0" w:space="0" w:color="auto"/>
                    <w:left w:val="none" w:sz="0" w:space="0" w:color="auto"/>
                    <w:bottom w:val="none" w:sz="0" w:space="0" w:color="auto"/>
                    <w:right w:val="none" w:sz="0" w:space="0" w:color="auto"/>
                  </w:divBdr>
                </w:div>
                <w:div w:id="1981180031">
                  <w:marLeft w:val="0"/>
                  <w:marRight w:val="0"/>
                  <w:marTop w:val="0"/>
                  <w:marBottom w:val="0"/>
                  <w:divBdr>
                    <w:top w:val="none" w:sz="0" w:space="0" w:color="auto"/>
                    <w:left w:val="none" w:sz="0" w:space="0" w:color="auto"/>
                    <w:bottom w:val="none" w:sz="0" w:space="0" w:color="auto"/>
                    <w:right w:val="none" w:sz="0" w:space="0" w:color="auto"/>
                  </w:divBdr>
                </w:div>
              </w:divsChild>
            </w:div>
            <w:div w:id="1137841372">
              <w:marLeft w:val="0"/>
              <w:marRight w:val="0"/>
              <w:marTop w:val="0"/>
              <w:marBottom w:val="0"/>
              <w:divBdr>
                <w:top w:val="none" w:sz="0" w:space="0" w:color="auto"/>
                <w:left w:val="none" w:sz="0" w:space="0" w:color="auto"/>
                <w:bottom w:val="none" w:sz="0" w:space="0" w:color="auto"/>
                <w:right w:val="none" w:sz="0" w:space="0" w:color="auto"/>
              </w:divBdr>
              <w:divsChild>
                <w:div w:id="30426042">
                  <w:marLeft w:val="0"/>
                  <w:marRight w:val="0"/>
                  <w:marTop w:val="0"/>
                  <w:marBottom w:val="0"/>
                  <w:divBdr>
                    <w:top w:val="none" w:sz="0" w:space="0" w:color="auto"/>
                    <w:left w:val="none" w:sz="0" w:space="0" w:color="auto"/>
                    <w:bottom w:val="none" w:sz="0" w:space="0" w:color="auto"/>
                    <w:right w:val="none" w:sz="0" w:space="0" w:color="auto"/>
                  </w:divBdr>
                </w:div>
                <w:div w:id="1126192379">
                  <w:marLeft w:val="0"/>
                  <w:marRight w:val="0"/>
                  <w:marTop w:val="0"/>
                  <w:marBottom w:val="0"/>
                  <w:divBdr>
                    <w:top w:val="none" w:sz="0" w:space="0" w:color="auto"/>
                    <w:left w:val="none" w:sz="0" w:space="0" w:color="auto"/>
                    <w:bottom w:val="none" w:sz="0" w:space="0" w:color="auto"/>
                    <w:right w:val="none" w:sz="0" w:space="0" w:color="auto"/>
                  </w:divBdr>
                </w:div>
              </w:divsChild>
            </w:div>
            <w:div w:id="34238278">
              <w:marLeft w:val="0"/>
              <w:marRight w:val="0"/>
              <w:marTop w:val="0"/>
              <w:marBottom w:val="0"/>
              <w:divBdr>
                <w:top w:val="none" w:sz="0" w:space="0" w:color="auto"/>
                <w:left w:val="none" w:sz="0" w:space="0" w:color="auto"/>
                <w:bottom w:val="none" w:sz="0" w:space="0" w:color="auto"/>
                <w:right w:val="none" w:sz="0" w:space="0" w:color="auto"/>
              </w:divBdr>
              <w:divsChild>
                <w:div w:id="666640610">
                  <w:marLeft w:val="0"/>
                  <w:marRight w:val="0"/>
                  <w:marTop w:val="0"/>
                  <w:marBottom w:val="0"/>
                  <w:divBdr>
                    <w:top w:val="none" w:sz="0" w:space="0" w:color="auto"/>
                    <w:left w:val="none" w:sz="0" w:space="0" w:color="auto"/>
                    <w:bottom w:val="none" w:sz="0" w:space="0" w:color="auto"/>
                    <w:right w:val="none" w:sz="0" w:space="0" w:color="auto"/>
                  </w:divBdr>
                </w:div>
                <w:div w:id="694503834">
                  <w:marLeft w:val="0"/>
                  <w:marRight w:val="0"/>
                  <w:marTop w:val="0"/>
                  <w:marBottom w:val="0"/>
                  <w:divBdr>
                    <w:top w:val="none" w:sz="0" w:space="0" w:color="auto"/>
                    <w:left w:val="none" w:sz="0" w:space="0" w:color="auto"/>
                    <w:bottom w:val="none" w:sz="0" w:space="0" w:color="auto"/>
                    <w:right w:val="none" w:sz="0" w:space="0" w:color="auto"/>
                  </w:divBdr>
                </w:div>
                <w:div w:id="2114812940">
                  <w:marLeft w:val="0"/>
                  <w:marRight w:val="0"/>
                  <w:marTop w:val="0"/>
                  <w:marBottom w:val="0"/>
                  <w:divBdr>
                    <w:top w:val="none" w:sz="0" w:space="0" w:color="auto"/>
                    <w:left w:val="none" w:sz="0" w:space="0" w:color="auto"/>
                    <w:bottom w:val="none" w:sz="0" w:space="0" w:color="auto"/>
                    <w:right w:val="none" w:sz="0" w:space="0" w:color="auto"/>
                  </w:divBdr>
                </w:div>
              </w:divsChild>
            </w:div>
            <w:div w:id="1413164186">
              <w:marLeft w:val="0"/>
              <w:marRight w:val="0"/>
              <w:marTop w:val="0"/>
              <w:marBottom w:val="0"/>
              <w:divBdr>
                <w:top w:val="none" w:sz="0" w:space="0" w:color="auto"/>
                <w:left w:val="none" w:sz="0" w:space="0" w:color="auto"/>
                <w:bottom w:val="none" w:sz="0" w:space="0" w:color="auto"/>
                <w:right w:val="none" w:sz="0" w:space="0" w:color="auto"/>
              </w:divBdr>
              <w:divsChild>
                <w:div w:id="50545988">
                  <w:marLeft w:val="0"/>
                  <w:marRight w:val="0"/>
                  <w:marTop w:val="0"/>
                  <w:marBottom w:val="0"/>
                  <w:divBdr>
                    <w:top w:val="none" w:sz="0" w:space="0" w:color="auto"/>
                    <w:left w:val="none" w:sz="0" w:space="0" w:color="auto"/>
                    <w:bottom w:val="none" w:sz="0" w:space="0" w:color="auto"/>
                    <w:right w:val="none" w:sz="0" w:space="0" w:color="auto"/>
                  </w:divBdr>
                </w:div>
              </w:divsChild>
            </w:div>
            <w:div w:id="271939104">
              <w:marLeft w:val="0"/>
              <w:marRight w:val="0"/>
              <w:marTop w:val="0"/>
              <w:marBottom w:val="0"/>
              <w:divBdr>
                <w:top w:val="none" w:sz="0" w:space="0" w:color="auto"/>
                <w:left w:val="none" w:sz="0" w:space="0" w:color="auto"/>
                <w:bottom w:val="none" w:sz="0" w:space="0" w:color="auto"/>
                <w:right w:val="none" w:sz="0" w:space="0" w:color="auto"/>
              </w:divBdr>
              <w:divsChild>
                <w:div w:id="65961373">
                  <w:marLeft w:val="0"/>
                  <w:marRight w:val="0"/>
                  <w:marTop w:val="0"/>
                  <w:marBottom w:val="0"/>
                  <w:divBdr>
                    <w:top w:val="none" w:sz="0" w:space="0" w:color="auto"/>
                    <w:left w:val="none" w:sz="0" w:space="0" w:color="auto"/>
                    <w:bottom w:val="none" w:sz="0" w:space="0" w:color="auto"/>
                    <w:right w:val="none" w:sz="0" w:space="0" w:color="auto"/>
                  </w:divBdr>
                </w:div>
              </w:divsChild>
            </w:div>
            <w:div w:id="1422335017">
              <w:marLeft w:val="0"/>
              <w:marRight w:val="0"/>
              <w:marTop w:val="0"/>
              <w:marBottom w:val="0"/>
              <w:divBdr>
                <w:top w:val="none" w:sz="0" w:space="0" w:color="auto"/>
                <w:left w:val="none" w:sz="0" w:space="0" w:color="auto"/>
                <w:bottom w:val="none" w:sz="0" w:space="0" w:color="auto"/>
                <w:right w:val="none" w:sz="0" w:space="0" w:color="auto"/>
              </w:divBdr>
              <w:divsChild>
                <w:div w:id="91359889">
                  <w:marLeft w:val="0"/>
                  <w:marRight w:val="0"/>
                  <w:marTop w:val="0"/>
                  <w:marBottom w:val="0"/>
                  <w:divBdr>
                    <w:top w:val="none" w:sz="0" w:space="0" w:color="auto"/>
                    <w:left w:val="none" w:sz="0" w:space="0" w:color="auto"/>
                    <w:bottom w:val="none" w:sz="0" w:space="0" w:color="auto"/>
                    <w:right w:val="none" w:sz="0" w:space="0" w:color="auto"/>
                  </w:divBdr>
                </w:div>
                <w:div w:id="2036036553">
                  <w:marLeft w:val="0"/>
                  <w:marRight w:val="0"/>
                  <w:marTop w:val="0"/>
                  <w:marBottom w:val="0"/>
                  <w:divBdr>
                    <w:top w:val="none" w:sz="0" w:space="0" w:color="auto"/>
                    <w:left w:val="none" w:sz="0" w:space="0" w:color="auto"/>
                    <w:bottom w:val="none" w:sz="0" w:space="0" w:color="auto"/>
                    <w:right w:val="none" w:sz="0" w:space="0" w:color="auto"/>
                  </w:divBdr>
                </w:div>
              </w:divsChild>
            </w:div>
            <w:div w:id="99493507">
              <w:marLeft w:val="0"/>
              <w:marRight w:val="0"/>
              <w:marTop w:val="0"/>
              <w:marBottom w:val="0"/>
              <w:divBdr>
                <w:top w:val="none" w:sz="0" w:space="0" w:color="auto"/>
                <w:left w:val="none" w:sz="0" w:space="0" w:color="auto"/>
                <w:bottom w:val="none" w:sz="0" w:space="0" w:color="auto"/>
                <w:right w:val="none" w:sz="0" w:space="0" w:color="auto"/>
              </w:divBdr>
              <w:divsChild>
                <w:div w:id="1674646032">
                  <w:marLeft w:val="0"/>
                  <w:marRight w:val="0"/>
                  <w:marTop w:val="0"/>
                  <w:marBottom w:val="0"/>
                  <w:divBdr>
                    <w:top w:val="none" w:sz="0" w:space="0" w:color="auto"/>
                    <w:left w:val="none" w:sz="0" w:space="0" w:color="auto"/>
                    <w:bottom w:val="none" w:sz="0" w:space="0" w:color="auto"/>
                    <w:right w:val="none" w:sz="0" w:space="0" w:color="auto"/>
                  </w:divBdr>
                </w:div>
              </w:divsChild>
            </w:div>
            <w:div w:id="379984746">
              <w:marLeft w:val="0"/>
              <w:marRight w:val="0"/>
              <w:marTop w:val="0"/>
              <w:marBottom w:val="0"/>
              <w:divBdr>
                <w:top w:val="none" w:sz="0" w:space="0" w:color="auto"/>
                <w:left w:val="none" w:sz="0" w:space="0" w:color="auto"/>
                <w:bottom w:val="none" w:sz="0" w:space="0" w:color="auto"/>
                <w:right w:val="none" w:sz="0" w:space="0" w:color="auto"/>
              </w:divBdr>
              <w:divsChild>
                <w:div w:id="100536719">
                  <w:marLeft w:val="0"/>
                  <w:marRight w:val="0"/>
                  <w:marTop w:val="0"/>
                  <w:marBottom w:val="0"/>
                  <w:divBdr>
                    <w:top w:val="none" w:sz="0" w:space="0" w:color="auto"/>
                    <w:left w:val="none" w:sz="0" w:space="0" w:color="auto"/>
                    <w:bottom w:val="none" w:sz="0" w:space="0" w:color="auto"/>
                    <w:right w:val="none" w:sz="0" w:space="0" w:color="auto"/>
                  </w:divBdr>
                </w:div>
              </w:divsChild>
            </w:div>
            <w:div w:id="2081822915">
              <w:marLeft w:val="0"/>
              <w:marRight w:val="0"/>
              <w:marTop w:val="0"/>
              <w:marBottom w:val="0"/>
              <w:divBdr>
                <w:top w:val="none" w:sz="0" w:space="0" w:color="auto"/>
                <w:left w:val="none" w:sz="0" w:space="0" w:color="auto"/>
                <w:bottom w:val="none" w:sz="0" w:space="0" w:color="auto"/>
                <w:right w:val="none" w:sz="0" w:space="0" w:color="auto"/>
              </w:divBdr>
              <w:divsChild>
                <w:div w:id="110708941">
                  <w:marLeft w:val="0"/>
                  <w:marRight w:val="0"/>
                  <w:marTop w:val="0"/>
                  <w:marBottom w:val="0"/>
                  <w:divBdr>
                    <w:top w:val="none" w:sz="0" w:space="0" w:color="auto"/>
                    <w:left w:val="none" w:sz="0" w:space="0" w:color="auto"/>
                    <w:bottom w:val="none" w:sz="0" w:space="0" w:color="auto"/>
                    <w:right w:val="none" w:sz="0" w:space="0" w:color="auto"/>
                  </w:divBdr>
                </w:div>
                <w:div w:id="1309046032">
                  <w:marLeft w:val="0"/>
                  <w:marRight w:val="0"/>
                  <w:marTop w:val="0"/>
                  <w:marBottom w:val="0"/>
                  <w:divBdr>
                    <w:top w:val="none" w:sz="0" w:space="0" w:color="auto"/>
                    <w:left w:val="none" w:sz="0" w:space="0" w:color="auto"/>
                    <w:bottom w:val="none" w:sz="0" w:space="0" w:color="auto"/>
                    <w:right w:val="none" w:sz="0" w:space="0" w:color="auto"/>
                  </w:divBdr>
                </w:div>
                <w:div w:id="1731882104">
                  <w:marLeft w:val="0"/>
                  <w:marRight w:val="0"/>
                  <w:marTop w:val="0"/>
                  <w:marBottom w:val="0"/>
                  <w:divBdr>
                    <w:top w:val="none" w:sz="0" w:space="0" w:color="auto"/>
                    <w:left w:val="none" w:sz="0" w:space="0" w:color="auto"/>
                    <w:bottom w:val="none" w:sz="0" w:space="0" w:color="auto"/>
                    <w:right w:val="none" w:sz="0" w:space="0" w:color="auto"/>
                  </w:divBdr>
                </w:div>
              </w:divsChild>
            </w:div>
            <w:div w:id="1365908094">
              <w:marLeft w:val="0"/>
              <w:marRight w:val="0"/>
              <w:marTop w:val="0"/>
              <w:marBottom w:val="0"/>
              <w:divBdr>
                <w:top w:val="none" w:sz="0" w:space="0" w:color="auto"/>
                <w:left w:val="none" w:sz="0" w:space="0" w:color="auto"/>
                <w:bottom w:val="none" w:sz="0" w:space="0" w:color="auto"/>
                <w:right w:val="none" w:sz="0" w:space="0" w:color="auto"/>
              </w:divBdr>
              <w:divsChild>
                <w:div w:id="149834245">
                  <w:marLeft w:val="0"/>
                  <w:marRight w:val="0"/>
                  <w:marTop w:val="0"/>
                  <w:marBottom w:val="0"/>
                  <w:divBdr>
                    <w:top w:val="none" w:sz="0" w:space="0" w:color="auto"/>
                    <w:left w:val="none" w:sz="0" w:space="0" w:color="auto"/>
                    <w:bottom w:val="none" w:sz="0" w:space="0" w:color="auto"/>
                    <w:right w:val="none" w:sz="0" w:space="0" w:color="auto"/>
                  </w:divBdr>
                </w:div>
              </w:divsChild>
            </w:div>
            <w:div w:id="1534923523">
              <w:marLeft w:val="0"/>
              <w:marRight w:val="0"/>
              <w:marTop w:val="0"/>
              <w:marBottom w:val="0"/>
              <w:divBdr>
                <w:top w:val="none" w:sz="0" w:space="0" w:color="auto"/>
                <w:left w:val="none" w:sz="0" w:space="0" w:color="auto"/>
                <w:bottom w:val="none" w:sz="0" w:space="0" w:color="auto"/>
                <w:right w:val="none" w:sz="0" w:space="0" w:color="auto"/>
              </w:divBdr>
              <w:divsChild>
                <w:div w:id="167409878">
                  <w:marLeft w:val="0"/>
                  <w:marRight w:val="0"/>
                  <w:marTop w:val="0"/>
                  <w:marBottom w:val="0"/>
                  <w:divBdr>
                    <w:top w:val="none" w:sz="0" w:space="0" w:color="auto"/>
                    <w:left w:val="none" w:sz="0" w:space="0" w:color="auto"/>
                    <w:bottom w:val="none" w:sz="0" w:space="0" w:color="auto"/>
                    <w:right w:val="none" w:sz="0" w:space="0" w:color="auto"/>
                  </w:divBdr>
                </w:div>
                <w:div w:id="2030834513">
                  <w:marLeft w:val="0"/>
                  <w:marRight w:val="0"/>
                  <w:marTop w:val="0"/>
                  <w:marBottom w:val="0"/>
                  <w:divBdr>
                    <w:top w:val="none" w:sz="0" w:space="0" w:color="auto"/>
                    <w:left w:val="none" w:sz="0" w:space="0" w:color="auto"/>
                    <w:bottom w:val="none" w:sz="0" w:space="0" w:color="auto"/>
                    <w:right w:val="none" w:sz="0" w:space="0" w:color="auto"/>
                  </w:divBdr>
                </w:div>
              </w:divsChild>
            </w:div>
            <w:div w:id="175270853">
              <w:marLeft w:val="0"/>
              <w:marRight w:val="0"/>
              <w:marTop w:val="0"/>
              <w:marBottom w:val="0"/>
              <w:divBdr>
                <w:top w:val="none" w:sz="0" w:space="0" w:color="auto"/>
                <w:left w:val="none" w:sz="0" w:space="0" w:color="auto"/>
                <w:bottom w:val="none" w:sz="0" w:space="0" w:color="auto"/>
                <w:right w:val="none" w:sz="0" w:space="0" w:color="auto"/>
              </w:divBdr>
              <w:divsChild>
                <w:div w:id="551307452">
                  <w:marLeft w:val="0"/>
                  <w:marRight w:val="0"/>
                  <w:marTop w:val="0"/>
                  <w:marBottom w:val="0"/>
                  <w:divBdr>
                    <w:top w:val="none" w:sz="0" w:space="0" w:color="auto"/>
                    <w:left w:val="none" w:sz="0" w:space="0" w:color="auto"/>
                    <w:bottom w:val="none" w:sz="0" w:space="0" w:color="auto"/>
                    <w:right w:val="none" w:sz="0" w:space="0" w:color="auto"/>
                  </w:divBdr>
                </w:div>
                <w:div w:id="1902327705">
                  <w:marLeft w:val="0"/>
                  <w:marRight w:val="0"/>
                  <w:marTop w:val="0"/>
                  <w:marBottom w:val="0"/>
                  <w:divBdr>
                    <w:top w:val="none" w:sz="0" w:space="0" w:color="auto"/>
                    <w:left w:val="none" w:sz="0" w:space="0" w:color="auto"/>
                    <w:bottom w:val="none" w:sz="0" w:space="0" w:color="auto"/>
                    <w:right w:val="none" w:sz="0" w:space="0" w:color="auto"/>
                  </w:divBdr>
                </w:div>
              </w:divsChild>
            </w:div>
            <w:div w:id="374038273">
              <w:marLeft w:val="0"/>
              <w:marRight w:val="0"/>
              <w:marTop w:val="0"/>
              <w:marBottom w:val="0"/>
              <w:divBdr>
                <w:top w:val="none" w:sz="0" w:space="0" w:color="auto"/>
                <w:left w:val="none" w:sz="0" w:space="0" w:color="auto"/>
                <w:bottom w:val="none" w:sz="0" w:space="0" w:color="auto"/>
                <w:right w:val="none" w:sz="0" w:space="0" w:color="auto"/>
              </w:divBdr>
              <w:divsChild>
                <w:div w:id="179852291">
                  <w:marLeft w:val="0"/>
                  <w:marRight w:val="0"/>
                  <w:marTop w:val="0"/>
                  <w:marBottom w:val="0"/>
                  <w:divBdr>
                    <w:top w:val="none" w:sz="0" w:space="0" w:color="auto"/>
                    <w:left w:val="none" w:sz="0" w:space="0" w:color="auto"/>
                    <w:bottom w:val="none" w:sz="0" w:space="0" w:color="auto"/>
                    <w:right w:val="none" w:sz="0" w:space="0" w:color="auto"/>
                  </w:divBdr>
                </w:div>
              </w:divsChild>
            </w:div>
            <w:div w:id="395513808">
              <w:marLeft w:val="0"/>
              <w:marRight w:val="0"/>
              <w:marTop w:val="0"/>
              <w:marBottom w:val="0"/>
              <w:divBdr>
                <w:top w:val="none" w:sz="0" w:space="0" w:color="auto"/>
                <w:left w:val="none" w:sz="0" w:space="0" w:color="auto"/>
                <w:bottom w:val="none" w:sz="0" w:space="0" w:color="auto"/>
                <w:right w:val="none" w:sz="0" w:space="0" w:color="auto"/>
              </w:divBdr>
              <w:divsChild>
                <w:div w:id="182744123">
                  <w:marLeft w:val="0"/>
                  <w:marRight w:val="0"/>
                  <w:marTop w:val="0"/>
                  <w:marBottom w:val="0"/>
                  <w:divBdr>
                    <w:top w:val="none" w:sz="0" w:space="0" w:color="auto"/>
                    <w:left w:val="none" w:sz="0" w:space="0" w:color="auto"/>
                    <w:bottom w:val="none" w:sz="0" w:space="0" w:color="auto"/>
                    <w:right w:val="none" w:sz="0" w:space="0" w:color="auto"/>
                  </w:divBdr>
                </w:div>
                <w:div w:id="400253529">
                  <w:marLeft w:val="0"/>
                  <w:marRight w:val="0"/>
                  <w:marTop w:val="0"/>
                  <w:marBottom w:val="0"/>
                  <w:divBdr>
                    <w:top w:val="none" w:sz="0" w:space="0" w:color="auto"/>
                    <w:left w:val="none" w:sz="0" w:space="0" w:color="auto"/>
                    <w:bottom w:val="none" w:sz="0" w:space="0" w:color="auto"/>
                    <w:right w:val="none" w:sz="0" w:space="0" w:color="auto"/>
                  </w:divBdr>
                </w:div>
                <w:div w:id="636573504">
                  <w:marLeft w:val="0"/>
                  <w:marRight w:val="0"/>
                  <w:marTop w:val="0"/>
                  <w:marBottom w:val="0"/>
                  <w:divBdr>
                    <w:top w:val="none" w:sz="0" w:space="0" w:color="auto"/>
                    <w:left w:val="none" w:sz="0" w:space="0" w:color="auto"/>
                    <w:bottom w:val="none" w:sz="0" w:space="0" w:color="auto"/>
                    <w:right w:val="none" w:sz="0" w:space="0" w:color="auto"/>
                  </w:divBdr>
                </w:div>
                <w:div w:id="880820806">
                  <w:marLeft w:val="0"/>
                  <w:marRight w:val="0"/>
                  <w:marTop w:val="0"/>
                  <w:marBottom w:val="0"/>
                  <w:divBdr>
                    <w:top w:val="none" w:sz="0" w:space="0" w:color="auto"/>
                    <w:left w:val="none" w:sz="0" w:space="0" w:color="auto"/>
                    <w:bottom w:val="none" w:sz="0" w:space="0" w:color="auto"/>
                    <w:right w:val="none" w:sz="0" w:space="0" w:color="auto"/>
                  </w:divBdr>
                </w:div>
                <w:div w:id="1522478027">
                  <w:marLeft w:val="0"/>
                  <w:marRight w:val="0"/>
                  <w:marTop w:val="0"/>
                  <w:marBottom w:val="0"/>
                  <w:divBdr>
                    <w:top w:val="none" w:sz="0" w:space="0" w:color="auto"/>
                    <w:left w:val="none" w:sz="0" w:space="0" w:color="auto"/>
                    <w:bottom w:val="none" w:sz="0" w:space="0" w:color="auto"/>
                    <w:right w:val="none" w:sz="0" w:space="0" w:color="auto"/>
                  </w:divBdr>
                </w:div>
                <w:div w:id="1824345241">
                  <w:marLeft w:val="0"/>
                  <w:marRight w:val="0"/>
                  <w:marTop w:val="0"/>
                  <w:marBottom w:val="0"/>
                  <w:divBdr>
                    <w:top w:val="none" w:sz="0" w:space="0" w:color="auto"/>
                    <w:left w:val="none" w:sz="0" w:space="0" w:color="auto"/>
                    <w:bottom w:val="none" w:sz="0" w:space="0" w:color="auto"/>
                    <w:right w:val="none" w:sz="0" w:space="0" w:color="auto"/>
                  </w:divBdr>
                </w:div>
              </w:divsChild>
            </w:div>
            <w:div w:id="491409807">
              <w:marLeft w:val="0"/>
              <w:marRight w:val="0"/>
              <w:marTop w:val="0"/>
              <w:marBottom w:val="0"/>
              <w:divBdr>
                <w:top w:val="none" w:sz="0" w:space="0" w:color="auto"/>
                <w:left w:val="none" w:sz="0" w:space="0" w:color="auto"/>
                <w:bottom w:val="none" w:sz="0" w:space="0" w:color="auto"/>
                <w:right w:val="none" w:sz="0" w:space="0" w:color="auto"/>
              </w:divBdr>
              <w:divsChild>
                <w:div w:id="185408831">
                  <w:marLeft w:val="0"/>
                  <w:marRight w:val="0"/>
                  <w:marTop w:val="0"/>
                  <w:marBottom w:val="0"/>
                  <w:divBdr>
                    <w:top w:val="none" w:sz="0" w:space="0" w:color="auto"/>
                    <w:left w:val="none" w:sz="0" w:space="0" w:color="auto"/>
                    <w:bottom w:val="none" w:sz="0" w:space="0" w:color="auto"/>
                    <w:right w:val="none" w:sz="0" w:space="0" w:color="auto"/>
                  </w:divBdr>
                </w:div>
              </w:divsChild>
            </w:div>
            <w:div w:id="1265574618">
              <w:marLeft w:val="0"/>
              <w:marRight w:val="0"/>
              <w:marTop w:val="0"/>
              <w:marBottom w:val="0"/>
              <w:divBdr>
                <w:top w:val="none" w:sz="0" w:space="0" w:color="auto"/>
                <w:left w:val="none" w:sz="0" w:space="0" w:color="auto"/>
                <w:bottom w:val="none" w:sz="0" w:space="0" w:color="auto"/>
                <w:right w:val="none" w:sz="0" w:space="0" w:color="auto"/>
              </w:divBdr>
              <w:divsChild>
                <w:div w:id="197353777">
                  <w:marLeft w:val="0"/>
                  <w:marRight w:val="0"/>
                  <w:marTop w:val="0"/>
                  <w:marBottom w:val="0"/>
                  <w:divBdr>
                    <w:top w:val="none" w:sz="0" w:space="0" w:color="auto"/>
                    <w:left w:val="none" w:sz="0" w:space="0" w:color="auto"/>
                    <w:bottom w:val="none" w:sz="0" w:space="0" w:color="auto"/>
                    <w:right w:val="none" w:sz="0" w:space="0" w:color="auto"/>
                  </w:divBdr>
                </w:div>
              </w:divsChild>
            </w:div>
            <w:div w:id="1994335066">
              <w:marLeft w:val="0"/>
              <w:marRight w:val="0"/>
              <w:marTop w:val="0"/>
              <w:marBottom w:val="0"/>
              <w:divBdr>
                <w:top w:val="none" w:sz="0" w:space="0" w:color="auto"/>
                <w:left w:val="none" w:sz="0" w:space="0" w:color="auto"/>
                <w:bottom w:val="none" w:sz="0" w:space="0" w:color="auto"/>
                <w:right w:val="none" w:sz="0" w:space="0" w:color="auto"/>
              </w:divBdr>
              <w:divsChild>
                <w:div w:id="197931563">
                  <w:marLeft w:val="0"/>
                  <w:marRight w:val="0"/>
                  <w:marTop w:val="0"/>
                  <w:marBottom w:val="0"/>
                  <w:divBdr>
                    <w:top w:val="none" w:sz="0" w:space="0" w:color="auto"/>
                    <w:left w:val="none" w:sz="0" w:space="0" w:color="auto"/>
                    <w:bottom w:val="none" w:sz="0" w:space="0" w:color="auto"/>
                    <w:right w:val="none" w:sz="0" w:space="0" w:color="auto"/>
                  </w:divBdr>
                </w:div>
                <w:div w:id="927809979">
                  <w:marLeft w:val="0"/>
                  <w:marRight w:val="0"/>
                  <w:marTop w:val="0"/>
                  <w:marBottom w:val="0"/>
                  <w:divBdr>
                    <w:top w:val="none" w:sz="0" w:space="0" w:color="auto"/>
                    <w:left w:val="none" w:sz="0" w:space="0" w:color="auto"/>
                    <w:bottom w:val="none" w:sz="0" w:space="0" w:color="auto"/>
                    <w:right w:val="none" w:sz="0" w:space="0" w:color="auto"/>
                  </w:divBdr>
                </w:div>
                <w:div w:id="1175730343">
                  <w:marLeft w:val="0"/>
                  <w:marRight w:val="0"/>
                  <w:marTop w:val="0"/>
                  <w:marBottom w:val="0"/>
                  <w:divBdr>
                    <w:top w:val="none" w:sz="0" w:space="0" w:color="auto"/>
                    <w:left w:val="none" w:sz="0" w:space="0" w:color="auto"/>
                    <w:bottom w:val="none" w:sz="0" w:space="0" w:color="auto"/>
                    <w:right w:val="none" w:sz="0" w:space="0" w:color="auto"/>
                  </w:divBdr>
                </w:div>
              </w:divsChild>
            </w:div>
            <w:div w:id="262226714">
              <w:marLeft w:val="0"/>
              <w:marRight w:val="0"/>
              <w:marTop w:val="0"/>
              <w:marBottom w:val="0"/>
              <w:divBdr>
                <w:top w:val="none" w:sz="0" w:space="0" w:color="auto"/>
                <w:left w:val="none" w:sz="0" w:space="0" w:color="auto"/>
                <w:bottom w:val="none" w:sz="0" w:space="0" w:color="auto"/>
                <w:right w:val="none" w:sz="0" w:space="0" w:color="auto"/>
              </w:divBdr>
              <w:divsChild>
                <w:div w:id="1829513589">
                  <w:marLeft w:val="0"/>
                  <w:marRight w:val="0"/>
                  <w:marTop w:val="0"/>
                  <w:marBottom w:val="0"/>
                  <w:divBdr>
                    <w:top w:val="none" w:sz="0" w:space="0" w:color="auto"/>
                    <w:left w:val="none" w:sz="0" w:space="0" w:color="auto"/>
                    <w:bottom w:val="none" w:sz="0" w:space="0" w:color="auto"/>
                    <w:right w:val="none" w:sz="0" w:space="0" w:color="auto"/>
                  </w:divBdr>
                </w:div>
              </w:divsChild>
            </w:div>
            <w:div w:id="299966936">
              <w:marLeft w:val="0"/>
              <w:marRight w:val="0"/>
              <w:marTop w:val="0"/>
              <w:marBottom w:val="0"/>
              <w:divBdr>
                <w:top w:val="none" w:sz="0" w:space="0" w:color="auto"/>
                <w:left w:val="none" w:sz="0" w:space="0" w:color="auto"/>
                <w:bottom w:val="none" w:sz="0" w:space="0" w:color="auto"/>
                <w:right w:val="none" w:sz="0" w:space="0" w:color="auto"/>
              </w:divBdr>
              <w:divsChild>
                <w:div w:id="269821028">
                  <w:marLeft w:val="0"/>
                  <w:marRight w:val="0"/>
                  <w:marTop w:val="0"/>
                  <w:marBottom w:val="0"/>
                  <w:divBdr>
                    <w:top w:val="none" w:sz="0" w:space="0" w:color="auto"/>
                    <w:left w:val="none" w:sz="0" w:space="0" w:color="auto"/>
                    <w:bottom w:val="none" w:sz="0" w:space="0" w:color="auto"/>
                    <w:right w:val="none" w:sz="0" w:space="0" w:color="auto"/>
                  </w:divBdr>
                </w:div>
              </w:divsChild>
            </w:div>
            <w:div w:id="274875864">
              <w:marLeft w:val="0"/>
              <w:marRight w:val="0"/>
              <w:marTop w:val="0"/>
              <w:marBottom w:val="0"/>
              <w:divBdr>
                <w:top w:val="none" w:sz="0" w:space="0" w:color="auto"/>
                <w:left w:val="none" w:sz="0" w:space="0" w:color="auto"/>
                <w:bottom w:val="none" w:sz="0" w:space="0" w:color="auto"/>
                <w:right w:val="none" w:sz="0" w:space="0" w:color="auto"/>
              </w:divBdr>
              <w:divsChild>
                <w:div w:id="1172524078">
                  <w:marLeft w:val="0"/>
                  <w:marRight w:val="0"/>
                  <w:marTop w:val="0"/>
                  <w:marBottom w:val="0"/>
                  <w:divBdr>
                    <w:top w:val="none" w:sz="0" w:space="0" w:color="auto"/>
                    <w:left w:val="none" w:sz="0" w:space="0" w:color="auto"/>
                    <w:bottom w:val="none" w:sz="0" w:space="0" w:color="auto"/>
                    <w:right w:val="none" w:sz="0" w:space="0" w:color="auto"/>
                  </w:divBdr>
                </w:div>
              </w:divsChild>
            </w:div>
            <w:div w:id="467749695">
              <w:marLeft w:val="0"/>
              <w:marRight w:val="0"/>
              <w:marTop w:val="0"/>
              <w:marBottom w:val="0"/>
              <w:divBdr>
                <w:top w:val="none" w:sz="0" w:space="0" w:color="auto"/>
                <w:left w:val="none" w:sz="0" w:space="0" w:color="auto"/>
                <w:bottom w:val="none" w:sz="0" w:space="0" w:color="auto"/>
                <w:right w:val="none" w:sz="0" w:space="0" w:color="auto"/>
              </w:divBdr>
              <w:divsChild>
                <w:div w:id="302078085">
                  <w:marLeft w:val="0"/>
                  <w:marRight w:val="0"/>
                  <w:marTop w:val="0"/>
                  <w:marBottom w:val="0"/>
                  <w:divBdr>
                    <w:top w:val="none" w:sz="0" w:space="0" w:color="auto"/>
                    <w:left w:val="none" w:sz="0" w:space="0" w:color="auto"/>
                    <w:bottom w:val="none" w:sz="0" w:space="0" w:color="auto"/>
                    <w:right w:val="none" w:sz="0" w:space="0" w:color="auto"/>
                  </w:divBdr>
                </w:div>
              </w:divsChild>
            </w:div>
            <w:div w:id="930352961">
              <w:marLeft w:val="0"/>
              <w:marRight w:val="0"/>
              <w:marTop w:val="0"/>
              <w:marBottom w:val="0"/>
              <w:divBdr>
                <w:top w:val="none" w:sz="0" w:space="0" w:color="auto"/>
                <w:left w:val="none" w:sz="0" w:space="0" w:color="auto"/>
                <w:bottom w:val="none" w:sz="0" w:space="0" w:color="auto"/>
                <w:right w:val="none" w:sz="0" w:space="0" w:color="auto"/>
              </w:divBdr>
              <w:divsChild>
                <w:div w:id="305548935">
                  <w:marLeft w:val="0"/>
                  <w:marRight w:val="0"/>
                  <w:marTop w:val="0"/>
                  <w:marBottom w:val="0"/>
                  <w:divBdr>
                    <w:top w:val="none" w:sz="0" w:space="0" w:color="auto"/>
                    <w:left w:val="none" w:sz="0" w:space="0" w:color="auto"/>
                    <w:bottom w:val="none" w:sz="0" w:space="0" w:color="auto"/>
                    <w:right w:val="none" w:sz="0" w:space="0" w:color="auto"/>
                  </w:divBdr>
                </w:div>
                <w:div w:id="460734686">
                  <w:marLeft w:val="0"/>
                  <w:marRight w:val="0"/>
                  <w:marTop w:val="0"/>
                  <w:marBottom w:val="0"/>
                  <w:divBdr>
                    <w:top w:val="none" w:sz="0" w:space="0" w:color="auto"/>
                    <w:left w:val="none" w:sz="0" w:space="0" w:color="auto"/>
                    <w:bottom w:val="none" w:sz="0" w:space="0" w:color="auto"/>
                    <w:right w:val="none" w:sz="0" w:space="0" w:color="auto"/>
                  </w:divBdr>
                </w:div>
              </w:divsChild>
            </w:div>
            <w:div w:id="817764859">
              <w:marLeft w:val="0"/>
              <w:marRight w:val="0"/>
              <w:marTop w:val="0"/>
              <w:marBottom w:val="0"/>
              <w:divBdr>
                <w:top w:val="none" w:sz="0" w:space="0" w:color="auto"/>
                <w:left w:val="none" w:sz="0" w:space="0" w:color="auto"/>
                <w:bottom w:val="none" w:sz="0" w:space="0" w:color="auto"/>
                <w:right w:val="none" w:sz="0" w:space="0" w:color="auto"/>
              </w:divBdr>
              <w:divsChild>
                <w:div w:id="336074835">
                  <w:marLeft w:val="0"/>
                  <w:marRight w:val="0"/>
                  <w:marTop w:val="0"/>
                  <w:marBottom w:val="0"/>
                  <w:divBdr>
                    <w:top w:val="none" w:sz="0" w:space="0" w:color="auto"/>
                    <w:left w:val="none" w:sz="0" w:space="0" w:color="auto"/>
                    <w:bottom w:val="none" w:sz="0" w:space="0" w:color="auto"/>
                    <w:right w:val="none" w:sz="0" w:space="0" w:color="auto"/>
                  </w:divBdr>
                </w:div>
              </w:divsChild>
            </w:div>
            <w:div w:id="1703089613">
              <w:marLeft w:val="0"/>
              <w:marRight w:val="0"/>
              <w:marTop w:val="0"/>
              <w:marBottom w:val="0"/>
              <w:divBdr>
                <w:top w:val="none" w:sz="0" w:space="0" w:color="auto"/>
                <w:left w:val="none" w:sz="0" w:space="0" w:color="auto"/>
                <w:bottom w:val="none" w:sz="0" w:space="0" w:color="auto"/>
                <w:right w:val="none" w:sz="0" w:space="0" w:color="auto"/>
              </w:divBdr>
              <w:divsChild>
                <w:div w:id="382599387">
                  <w:marLeft w:val="0"/>
                  <w:marRight w:val="0"/>
                  <w:marTop w:val="0"/>
                  <w:marBottom w:val="0"/>
                  <w:divBdr>
                    <w:top w:val="none" w:sz="0" w:space="0" w:color="auto"/>
                    <w:left w:val="none" w:sz="0" w:space="0" w:color="auto"/>
                    <w:bottom w:val="none" w:sz="0" w:space="0" w:color="auto"/>
                    <w:right w:val="none" w:sz="0" w:space="0" w:color="auto"/>
                  </w:divBdr>
                </w:div>
              </w:divsChild>
            </w:div>
            <w:div w:id="1440371118">
              <w:marLeft w:val="0"/>
              <w:marRight w:val="0"/>
              <w:marTop w:val="0"/>
              <w:marBottom w:val="0"/>
              <w:divBdr>
                <w:top w:val="none" w:sz="0" w:space="0" w:color="auto"/>
                <w:left w:val="none" w:sz="0" w:space="0" w:color="auto"/>
                <w:bottom w:val="none" w:sz="0" w:space="0" w:color="auto"/>
                <w:right w:val="none" w:sz="0" w:space="0" w:color="auto"/>
              </w:divBdr>
              <w:divsChild>
                <w:div w:id="393478947">
                  <w:marLeft w:val="0"/>
                  <w:marRight w:val="0"/>
                  <w:marTop w:val="0"/>
                  <w:marBottom w:val="0"/>
                  <w:divBdr>
                    <w:top w:val="none" w:sz="0" w:space="0" w:color="auto"/>
                    <w:left w:val="none" w:sz="0" w:space="0" w:color="auto"/>
                    <w:bottom w:val="none" w:sz="0" w:space="0" w:color="auto"/>
                    <w:right w:val="none" w:sz="0" w:space="0" w:color="auto"/>
                  </w:divBdr>
                </w:div>
              </w:divsChild>
            </w:div>
            <w:div w:id="1820996468">
              <w:marLeft w:val="0"/>
              <w:marRight w:val="0"/>
              <w:marTop w:val="0"/>
              <w:marBottom w:val="0"/>
              <w:divBdr>
                <w:top w:val="none" w:sz="0" w:space="0" w:color="auto"/>
                <w:left w:val="none" w:sz="0" w:space="0" w:color="auto"/>
                <w:bottom w:val="none" w:sz="0" w:space="0" w:color="auto"/>
                <w:right w:val="none" w:sz="0" w:space="0" w:color="auto"/>
              </w:divBdr>
              <w:divsChild>
                <w:div w:id="447815921">
                  <w:marLeft w:val="0"/>
                  <w:marRight w:val="0"/>
                  <w:marTop w:val="0"/>
                  <w:marBottom w:val="0"/>
                  <w:divBdr>
                    <w:top w:val="none" w:sz="0" w:space="0" w:color="auto"/>
                    <w:left w:val="none" w:sz="0" w:space="0" w:color="auto"/>
                    <w:bottom w:val="none" w:sz="0" w:space="0" w:color="auto"/>
                    <w:right w:val="none" w:sz="0" w:space="0" w:color="auto"/>
                  </w:divBdr>
                </w:div>
                <w:div w:id="1590040340">
                  <w:marLeft w:val="0"/>
                  <w:marRight w:val="0"/>
                  <w:marTop w:val="0"/>
                  <w:marBottom w:val="0"/>
                  <w:divBdr>
                    <w:top w:val="none" w:sz="0" w:space="0" w:color="auto"/>
                    <w:left w:val="none" w:sz="0" w:space="0" w:color="auto"/>
                    <w:bottom w:val="none" w:sz="0" w:space="0" w:color="auto"/>
                    <w:right w:val="none" w:sz="0" w:space="0" w:color="auto"/>
                  </w:divBdr>
                </w:div>
              </w:divsChild>
            </w:div>
            <w:div w:id="457918386">
              <w:marLeft w:val="0"/>
              <w:marRight w:val="0"/>
              <w:marTop w:val="0"/>
              <w:marBottom w:val="0"/>
              <w:divBdr>
                <w:top w:val="none" w:sz="0" w:space="0" w:color="auto"/>
                <w:left w:val="none" w:sz="0" w:space="0" w:color="auto"/>
                <w:bottom w:val="none" w:sz="0" w:space="0" w:color="auto"/>
                <w:right w:val="none" w:sz="0" w:space="0" w:color="auto"/>
              </w:divBdr>
              <w:divsChild>
                <w:div w:id="1020012764">
                  <w:marLeft w:val="0"/>
                  <w:marRight w:val="0"/>
                  <w:marTop w:val="0"/>
                  <w:marBottom w:val="0"/>
                  <w:divBdr>
                    <w:top w:val="none" w:sz="0" w:space="0" w:color="auto"/>
                    <w:left w:val="none" w:sz="0" w:space="0" w:color="auto"/>
                    <w:bottom w:val="none" w:sz="0" w:space="0" w:color="auto"/>
                    <w:right w:val="none" w:sz="0" w:space="0" w:color="auto"/>
                  </w:divBdr>
                </w:div>
              </w:divsChild>
            </w:div>
            <w:div w:id="1713769876">
              <w:marLeft w:val="0"/>
              <w:marRight w:val="0"/>
              <w:marTop w:val="0"/>
              <w:marBottom w:val="0"/>
              <w:divBdr>
                <w:top w:val="none" w:sz="0" w:space="0" w:color="auto"/>
                <w:left w:val="none" w:sz="0" w:space="0" w:color="auto"/>
                <w:bottom w:val="none" w:sz="0" w:space="0" w:color="auto"/>
                <w:right w:val="none" w:sz="0" w:space="0" w:color="auto"/>
              </w:divBdr>
              <w:divsChild>
                <w:div w:id="513496496">
                  <w:marLeft w:val="0"/>
                  <w:marRight w:val="0"/>
                  <w:marTop w:val="0"/>
                  <w:marBottom w:val="0"/>
                  <w:divBdr>
                    <w:top w:val="none" w:sz="0" w:space="0" w:color="auto"/>
                    <w:left w:val="none" w:sz="0" w:space="0" w:color="auto"/>
                    <w:bottom w:val="none" w:sz="0" w:space="0" w:color="auto"/>
                    <w:right w:val="none" w:sz="0" w:space="0" w:color="auto"/>
                  </w:divBdr>
                </w:div>
                <w:div w:id="1502232888">
                  <w:marLeft w:val="0"/>
                  <w:marRight w:val="0"/>
                  <w:marTop w:val="0"/>
                  <w:marBottom w:val="0"/>
                  <w:divBdr>
                    <w:top w:val="none" w:sz="0" w:space="0" w:color="auto"/>
                    <w:left w:val="none" w:sz="0" w:space="0" w:color="auto"/>
                    <w:bottom w:val="none" w:sz="0" w:space="0" w:color="auto"/>
                    <w:right w:val="none" w:sz="0" w:space="0" w:color="auto"/>
                  </w:divBdr>
                </w:div>
              </w:divsChild>
            </w:div>
            <w:div w:id="554003205">
              <w:marLeft w:val="0"/>
              <w:marRight w:val="0"/>
              <w:marTop w:val="0"/>
              <w:marBottom w:val="0"/>
              <w:divBdr>
                <w:top w:val="none" w:sz="0" w:space="0" w:color="auto"/>
                <w:left w:val="none" w:sz="0" w:space="0" w:color="auto"/>
                <w:bottom w:val="none" w:sz="0" w:space="0" w:color="auto"/>
                <w:right w:val="none" w:sz="0" w:space="0" w:color="auto"/>
              </w:divBdr>
              <w:divsChild>
                <w:div w:id="1112287466">
                  <w:marLeft w:val="0"/>
                  <w:marRight w:val="0"/>
                  <w:marTop w:val="0"/>
                  <w:marBottom w:val="0"/>
                  <w:divBdr>
                    <w:top w:val="none" w:sz="0" w:space="0" w:color="auto"/>
                    <w:left w:val="none" w:sz="0" w:space="0" w:color="auto"/>
                    <w:bottom w:val="none" w:sz="0" w:space="0" w:color="auto"/>
                    <w:right w:val="none" w:sz="0" w:space="0" w:color="auto"/>
                  </w:divBdr>
                </w:div>
              </w:divsChild>
            </w:div>
            <w:div w:id="2142991790">
              <w:marLeft w:val="0"/>
              <w:marRight w:val="0"/>
              <w:marTop w:val="0"/>
              <w:marBottom w:val="0"/>
              <w:divBdr>
                <w:top w:val="none" w:sz="0" w:space="0" w:color="auto"/>
                <w:left w:val="none" w:sz="0" w:space="0" w:color="auto"/>
                <w:bottom w:val="none" w:sz="0" w:space="0" w:color="auto"/>
                <w:right w:val="none" w:sz="0" w:space="0" w:color="auto"/>
              </w:divBdr>
              <w:divsChild>
                <w:div w:id="613172255">
                  <w:marLeft w:val="0"/>
                  <w:marRight w:val="0"/>
                  <w:marTop w:val="0"/>
                  <w:marBottom w:val="0"/>
                  <w:divBdr>
                    <w:top w:val="none" w:sz="0" w:space="0" w:color="auto"/>
                    <w:left w:val="none" w:sz="0" w:space="0" w:color="auto"/>
                    <w:bottom w:val="none" w:sz="0" w:space="0" w:color="auto"/>
                    <w:right w:val="none" w:sz="0" w:space="0" w:color="auto"/>
                  </w:divBdr>
                </w:div>
              </w:divsChild>
            </w:div>
            <w:div w:id="2133162146">
              <w:marLeft w:val="0"/>
              <w:marRight w:val="0"/>
              <w:marTop w:val="0"/>
              <w:marBottom w:val="0"/>
              <w:divBdr>
                <w:top w:val="none" w:sz="0" w:space="0" w:color="auto"/>
                <w:left w:val="none" w:sz="0" w:space="0" w:color="auto"/>
                <w:bottom w:val="none" w:sz="0" w:space="0" w:color="auto"/>
                <w:right w:val="none" w:sz="0" w:space="0" w:color="auto"/>
              </w:divBdr>
              <w:divsChild>
                <w:div w:id="637536870">
                  <w:marLeft w:val="0"/>
                  <w:marRight w:val="0"/>
                  <w:marTop w:val="0"/>
                  <w:marBottom w:val="0"/>
                  <w:divBdr>
                    <w:top w:val="none" w:sz="0" w:space="0" w:color="auto"/>
                    <w:left w:val="none" w:sz="0" w:space="0" w:color="auto"/>
                    <w:bottom w:val="none" w:sz="0" w:space="0" w:color="auto"/>
                    <w:right w:val="none" w:sz="0" w:space="0" w:color="auto"/>
                  </w:divBdr>
                </w:div>
              </w:divsChild>
            </w:div>
            <w:div w:id="2050252730">
              <w:marLeft w:val="0"/>
              <w:marRight w:val="0"/>
              <w:marTop w:val="0"/>
              <w:marBottom w:val="0"/>
              <w:divBdr>
                <w:top w:val="none" w:sz="0" w:space="0" w:color="auto"/>
                <w:left w:val="none" w:sz="0" w:space="0" w:color="auto"/>
                <w:bottom w:val="none" w:sz="0" w:space="0" w:color="auto"/>
                <w:right w:val="none" w:sz="0" w:space="0" w:color="auto"/>
              </w:divBdr>
              <w:divsChild>
                <w:div w:id="647168379">
                  <w:marLeft w:val="0"/>
                  <w:marRight w:val="0"/>
                  <w:marTop w:val="0"/>
                  <w:marBottom w:val="0"/>
                  <w:divBdr>
                    <w:top w:val="none" w:sz="0" w:space="0" w:color="auto"/>
                    <w:left w:val="none" w:sz="0" w:space="0" w:color="auto"/>
                    <w:bottom w:val="none" w:sz="0" w:space="0" w:color="auto"/>
                    <w:right w:val="none" w:sz="0" w:space="0" w:color="auto"/>
                  </w:divBdr>
                </w:div>
                <w:div w:id="1009676807">
                  <w:marLeft w:val="0"/>
                  <w:marRight w:val="0"/>
                  <w:marTop w:val="0"/>
                  <w:marBottom w:val="0"/>
                  <w:divBdr>
                    <w:top w:val="none" w:sz="0" w:space="0" w:color="auto"/>
                    <w:left w:val="none" w:sz="0" w:space="0" w:color="auto"/>
                    <w:bottom w:val="none" w:sz="0" w:space="0" w:color="auto"/>
                    <w:right w:val="none" w:sz="0" w:space="0" w:color="auto"/>
                  </w:divBdr>
                </w:div>
                <w:div w:id="1257791647">
                  <w:marLeft w:val="0"/>
                  <w:marRight w:val="0"/>
                  <w:marTop w:val="0"/>
                  <w:marBottom w:val="0"/>
                  <w:divBdr>
                    <w:top w:val="none" w:sz="0" w:space="0" w:color="auto"/>
                    <w:left w:val="none" w:sz="0" w:space="0" w:color="auto"/>
                    <w:bottom w:val="none" w:sz="0" w:space="0" w:color="auto"/>
                    <w:right w:val="none" w:sz="0" w:space="0" w:color="auto"/>
                  </w:divBdr>
                </w:div>
                <w:div w:id="1500266814">
                  <w:marLeft w:val="0"/>
                  <w:marRight w:val="0"/>
                  <w:marTop w:val="0"/>
                  <w:marBottom w:val="0"/>
                  <w:divBdr>
                    <w:top w:val="none" w:sz="0" w:space="0" w:color="auto"/>
                    <w:left w:val="none" w:sz="0" w:space="0" w:color="auto"/>
                    <w:bottom w:val="none" w:sz="0" w:space="0" w:color="auto"/>
                    <w:right w:val="none" w:sz="0" w:space="0" w:color="auto"/>
                  </w:divBdr>
                </w:div>
              </w:divsChild>
            </w:div>
            <w:div w:id="712731484">
              <w:marLeft w:val="0"/>
              <w:marRight w:val="0"/>
              <w:marTop w:val="0"/>
              <w:marBottom w:val="0"/>
              <w:divBdr>
                <w:top w:val="none" w:sz="0" w:space="0" w:color="auto"/>
                <w:left w:val="none" w:sz="0" w:space="0" w:color="auto"/>
                <w:bottom w:val="none" w:sz="0" w:space="0" w:color="auto"/>
                <w:right w:val="none" w:sz="0" w:space="0" w:color="auto"/>
              </w:divBdr>
              <w:divsChild>
                <w:div w:id="730812226">
                  <w:marLeft w:val="0"/>
                  <w:marRight w:val="0"/>
                  <w:marTop w:val="0"/>
                  <w:marBottom w:val="0"/>
                  <w:divBdr>
                    <w:top w:val="none" w:sz="0" w:space="0" w:color="auto"/>
                    <w:left w:val="none" w:sz="0" w:space="0" w:color="auto"/>
                    <w:bottom w:val="none" w:sz="0" w:space="0" w:color="auto"/>
                    <w:right w:val="none" w:sz="0" w:space="0" w:color="auto"/>
                  </w:divBdr>
                </w:div>
              </w:divsChild>
            </w:div>
            <w:div w:id="715393535">
              <w:marLeft w:val="0"/>
              <w:marRight w:val="0"/>
              <w:marTop w:val="0"/>
              <w:marBottom w:val="0"/>
              <w:divBdr>
                <w:top w:val="none" w:sz="0" w:space="0" w:color="auto"/>
                <w:left w:val="none" w:sz="0" w:space="0" w:color="auto"/>
                <w:bottom w:val="none" w:sz="0" w:space="0" w:color="auto"/>
                <w:right w:val="none" w:sz="0" w:space="0" w:color="auto"/>
              </w:divBdr>
              <w:divsChild>
                <w:div w:id="1280911664">
                  <w:marLeft w:val="0"/>
                  <w:marRight w:val="0"/>
                  <w:marTop w:val="0"/>
                  <w:marBottom w:val="0"/>
                  <w:divBdr>
                    <w:top w:val="none" w:sz="0" w:space="0" w:color="auto"/>
                    <w:left w:val="none" w:sz="0" w:space="0" w:color="auto"/>
                    <w:bottom w:val="none" w:sz="0" w:space="0" w:color="auto"/>
                    <w:right w:val="none" w:sz="0" w:space="0" w:color="auto"/>
                  </w:divBdr>
                </w:div>
              </w:divsChild>
            </w:div>
            <w:div w:id="775442916">
              <w:marLeft w:val="0"/>
              <w:marRight w:val="0"/>
              <w:marTop w:val="0"/>
              <w:marBottom w:val="0"/>
              <w:divBdr>
                <w:top w:val="none" w:sz="0" w:space="0" w:color="auto"/>
                <w:left w:val="none" w:sz="0" w:space="0" w:color="auto"/>
                <w:bottom w:val="none" w:sz="0" w:space="0" w:color="auto"/>
                <w:right w:val="none" w:sz="0" w:space="0" w:color="auto"/>
              </w:divBdr>
              <w:divsChild>
                <w:div w:id="1171021171">
                  <w:marLeft w:val="0"/>
                  <w:marRight w:val="0"/>
                  <w:marTop w:val="0"/>
                  <w:marBottom w:val="0"/>
                  <w:divBdr>
                    <w:top w:val="none" w:sz="0" w:space="0" w:color="auto"/>
                    <w:left w:val="none" w:sz="0" w:space="0" w:color="auto"/>
                    <w:bottom w:val="none" w:sz="0" w:space="0" w:color="auto"/>
                    <w:right w:val="none" w:sz="0" w:space="0" w:color="auto"/>
                  </w:divBdr>
                </w:div>
              </w:divsChild>
            </w:div>
            <w:div w:id="775445473">
              <w:marLeft w:val="0"/>
              <w:marRight w:val="0"/>
              <w:marTop w:val="0"/>
              <w:marBottom w:val="0"/>
              <w:divBdr>
                <w:top w:val="none" w:sz="0" w:space="0" w:color="auto"/>
                <w:left w:val="none" w:sz="0" w:space="0" w:color="auto"/>
                <w:bottom w:val="none" w:sz="0" w:space="0" w:color="auto"/>
                <w:right w:val="none" w:sz="0" w:space="0" w:color="auto"/>
              </w:divBdr>
              <w:divsChild>
                <w:div w:id="1802074805">
                  <w:marLeft w:val="0"/>
                  <w:marRight w:val="0"/>
                  <w:marTop w:val="0"/>
                  <w:marBottom w:val="0"/>
                  <w:divBdr>
                    <w:top w:val="none" w:sz="0" w:space="0" w:color="auto"/>
                    <w:left w:val="none" w:sz="0" w:space="0" w:color="auto"/>
                    <w:bottom w:val="none" w:sz="0" w:space="0" w:color="auto"/>
                    <w:right w:val="none" w:sz="0" w:space="0" w:color="auto"/>
                  </w:divBdr>
                </w:div>
                <w:div w:id="1960603262">
                  <w:marLeft w:val="0"/>
                  <w:marRight w:val="0"/>
                  <w:marTop w:val="0"/>
                  <w:marBottom w:val="0"/>
                  <w:divBdr>
                    <w:top w:val="none" w:sz="0" w:space="0" w:color="auto"/>
                    <w:left w:val="none" w:sz="0" w:space="0" w:color="auto"/>
                    <w:bottom w:val="none" w:sz="0" w:space="0" w:color="auto"/>
                    <w:right w:val="none" w:sz="0" w:space="0" w:color="auto"/>
                  </w:divBdr>
                </w:div>
                <w:div w:id="2109811614">
                  <w:marLeft w:val="0"/>
                  <w:marRight w:val="0"/>
                  <w:marTop w:val="0"/>
                  <w:marBottom w:val="0"/>
                  <w:divBdr>
                    <w:top w:val="none" w:sz="0" w:space="0" w:color="auto"/>
                    <w:left w:val="none" w:sz="0" w:space="0" w:color="auto"/>
                    <w:bottom w:val="none" w:sz="0" w:space="0" w:color="auto"/>
                    <w:right w:val="none" w:sz="0" w:space="0" w:color="auto"/>
                  </w:divBdr>
                </w:div>
              </w:divsChild>
            </w:div>
            <w:div w:id="803502142">
              <w:marLeft w:val="0"/>
              <w:marRight w:val="0"/>
              <w:marTop w:val="0"/>
              <w:marBottom w:val="0"/>
              <w:divBdr>
                <w:top w:val="none" w:sz="0" w:space="0" w:color="auto"/>
                <w:left w:val="none" w:sz="0" w:space="0" w:color="auto"/>
                <w:bottom w:val="none" w:sz="0" w:space="0" w:color="auto"/>
                <w:right w:val="none" w:sz="0" w:space="0" w:color="auto"/>
              </w:divBdr>
              <w:divsChild>
                <w:div w:id="1355114564">
                  <w:marLeft w:val="0"/>
                  <w:marRight w:val="0"/>
                  <w:marTop w:val="0"/>
                  <w:marBottom w:val="0"/>
                  <w:divBdr>
                    <w:top w:val="none" w:sz="0" w:space="0" w:color="auto"/>
                    <w:left w:val="none" w:sz="0" w:space="0" w:color="auto"/>
                    <w:bottom w:val="none" w:sz="0" w:space="0" w:color="auto"/>
                    <w:right w:val="none" w:sz="0" w:space="0" w:color="auto"/>
                  </w:divBdr>
                </w:div>
              </w:divsChild>
            </w:div>
            <w:div w:id="1115177692">
              <w:marLeft w:val="0"/>
              <w:marRight w:val="0"/>
              <w:marTop w:val="0"/>
              <w:marBottom w:val="0"/>
              <w:divBdr>
                <w:top w:val="none" w:sz="0" w:space="0" w:color="auto"/>
                <w:left w:val="none" w:sz="0" w:space="0" w:color="auto"/>
                <w:bottom w:val="none" w:sz="0" w:space="0" w:color="auto"/>
                <w:right w:val="none" w:sz="0" w:space="0" w:color="auto"/>
              </w:divBdr>
              <w:divsChild>
                <w:div w:id="910503507">
                  <w:marLeft w:val="0"/>
                  <w:marRight w:val="0"/>
                  <w:marTop w:val="0"/>
                  <w:marBottom w:val="0"/>
                  <w:divBdr>
                    <w:top w:val="none" w:sz="0" w:space="0" w:color="auto"/>
                    <w:left w:val="none" w:sz="0" w:space="0" w:color="auto"/>
                    <w:bottom w:val="none" w:sz="0" w:space="0" w:color="auto"/>
                    <w:right w:val="none" w:sz="0" w:space="0" w:color="auto"/>
                  </w:divBdr>
                </w:div>
              </w:divsChild>
            </w:div>
            <w:div w:id="1589390901">
              <w:marLeft w:val="0"/>
              <w:marRight w:val="0"/>
              <w:marTop w:val="0"/>
              <w:marBottom w:val="0"/>
              <w:divBdr>
                <w:top w:val="none" w:sz="0" w:space="0" w:color="auto"/>
                <w:left w:val="none" w:sz="0" w:space="0" w:color="auto"/>
                <w:bottom w:val="none" w:sz="0" w:space="0" w:color="auto"/>
                <w:right w:val="none" w:sz="0" w:space="0" w:color="auto"/>
              </w:divBdr>
              <w:divsChild>
                <w:div w:id="972371727">
                  <w:marLeft w:val="0"/>
                  <w:marRight w:val="0"/>
                  <w:marTop w:val="0"/>
                  <w:marBottom w:val="0"/>
                  <w:divBdr>
                    <w:top w:val="none" w:sz="0" w:space="0" w:color="auto"/>
                    <w:left w:val="none" w:sz="0" w:space="0" w:color="auto"/>
                    <w:bottom w:val="none" w:sz="0" w:space="0" w:color="auto"/>
                    <w:right w:val="none" w:sz="0" w:space="0" w:color="auto"/>
                  </w:divBdr>
                </w:div>
              </w:divsChild>
            </w:div>
            <w:div w:id="978535245">
              <w:marLeft w:val="0"/>
              <w:marRight w:val="0"/>
              <w:marTop w:val="0"/>
              <w:marBottom w:val="0"/>
              <w:divBdr>
                <w:top w:val="none" w:sz="0" w:space="0" w:color="auto"/>
                <w:left w:val="none" w:sz="0" w:space="0" w:color="auto"/>
                <w:bottom w:val="none" w:sz="0" w:space="0" w:color="auto"/>
                <w:right w:val="none" w:sz="0" w:space="0" w:color="auto"/>
              </w:divBdr>
              <w:divsChild>
                <w:div w:id="2078741920">
                  <w:marLeft w:val="0"/>
                  <w:marRight w:val="0"/>
                  <w:marTop w:val="0"/>
                  <w:marBottom w:val="0"/>
                  <w:divBdr>
                    <w:top w:val="none" w:sz="0" w:space="0" w:color="auto"/>
                    <w:left w:val="none" w:sz="0" w:space="0" w:color="auto"/>
                    <w:bottom w:val="none" w:sz="0" w:space="0" w:color="auto"/>
                    <w:right w:val="none" w:sz="0" w:space="0" w:color="auto"/>
                  </w:divBdr>
                </w:div>
              </w:divsChild>
            </w:div>
            <w:div w:id="1020736911">
              <w:marLeft w:val="0"/>
              <w:marRight w:val="0"/>
              <w:marTop w:val="0"/>
              <w:marBottom w:val="0"/>
              <w:divBdr>
                <w:top w:val="none" w:sz="0" w:space="0" w:color="auto"/>
                <w:left w:val="none" w:sz="0" w:space="0" w:color="auto"/>
                <w:bottom w:val="none" w:sz="0" w:space="0" w:color="auto"/>
                <w:right w:val="none" w:sz="0" w:space="0" w:color="auto"/>
              </w:divBdr>
              <w:divsChild>
                <w:div w:id="1592661512">
                  <w:marLeft w:val="0"/>
                  <w:marRight w:val="0"/>
                  <w:marTop w:val="0"/>
                  <w:marBottom w:val="0"/>
                  <w:divBdr>
                    <w:top w:val="none" w:sz="0" w:space="0" w:color="auto"/>
                    <w:left w:val="none" w:sz="0" w:space="0" w:color="auto"/>
                    <w:bottom w:val="none" w:sz="0" w:space="0" w:color="auto"/>
                    <w:right w:val="none" w:sz="0" w:space="0" w:color="auto"/>
                  </w:divBdr>
                </w:div>
              </w:divsChild>
            </w:div>
            <w:div w:id="1052845665">
              <w:marLeft w:val="0"/>
              <w:marRight w:val="0"/>
              <w:marTop w:val="0"/>
              <w:marBottom w:val="0"/>
              <w:divBdr>
                <w:top w:val="none" w:sz="0" w:space="0" w:color="auto"/>
                <w:left w:val="none" w:sz="0" w:space="0" w:color="auto"/>
                <w:bottom w:val="none" w:sz="0" w:space="0" w:color="auto"/>
                <w:right w:val="none" w:sz="0" w:space="0" w:color="auto"/>
              </w:divBdr>
              <w:divsChild>
                <w:div w:id="1052772084">
                  <w:marLeft w:val="0"/>
                  <w:marRight w:val="0"/>
                  <w:marTop w:val="0"/>
                  <w:marBottom w:val="0"/>
                  <w:divBdr>
                    <w:top w:val="none" w:sz="0" w:space="0" w:color="auto"/>
                    <w:left w:val="none" w:sz="0" w:space="0" w:color="auto"/>
                    <w:bottom w:val="none" w:sz="0" w:space="0" w:color="auto"/>
                    <w:right w:val="none" w:sz="0" w:space="0" w:color="auto"/>
                  </w:divBdr>
                </w:div>
              </w:divsChild>
            </w:div>
            <w:div w:id="1457527742">
              <w:marLeft w:val="0"/>
              <w:marRight w:val="0"/>
              <w:marTop w:val="0"/>
              <w:marBottom w:val="0"/>
              <w:divBdr>
                <w:top w:val="none" w:sz="0" w:space="0" w:color="auto"/>
                <w:left w:val="none" w:sz="0" w:space="0" w:color="auto"/>
                <w:bottom w:val="none" w:sz="0" w:space="0" w:color="auto"/>
                <w:right w:val="none" w:sz="0" w:space="0" w:color="auto"/>
              </w:divBdr>
              <w:divsChild>
                <w:div w:id="1123111013">
                  <w:marLeft w:val="0"/>
                  <w:marRight w:val="0"/>
                  <w:marTop w:val="0"/>
                  <w:marBottom w:val="0"/>
                  <w:divBdr>
                    <w:top w:val="none" w:sz="0" w:space="0" w:color="auto"/>
                    <w:left w:val="none" w:sz="0" w:space="0" w:color="auto"/>
                    <w:bottom w:val="none" w:sz="0" w:space="0" w:color="auto"/>
                    <w:right w:val="none" w:sz="0" w:space="0" w:color="auto"/>
                  </w:divBdr>
                </w:div>
                <w:div w:id="1220553793">
                  <w:marLeft w:val="0"/>
                  <w:marRight w:val="0"/>
                  <w:marTop w:val="0"/>
                  <w:marBottom w:val="0"/>
                  <w:divBdr>
                    <w:top w:val="none" w:sz="0" w:space="0" w:color="auto"/>
                    <w:left w:val="none" w:sz="0" w:space="0" w:color="auto"/>
                    <w:bottom w:val="none" w:sz="0" w:space="0" w:color="auto"/>
                    <w:right w:val="none" w:sz="0" w:space="0" w:color="auto"/>
                  </w:divBdr>
                </w:div>
              </w:divsChild>
            </w:div>
            <w:div w:id="1775636139">
              <w:marLeft w:val="0"/>
              <w:marRight w:val="0"/>
              <w:marTop w:val="0"/>
              <w:marBottom w:val="0"/>
              <w:divBdr>
                <w:top w:val="none" w:sz="0" w:space="0" w:color="auto"/>
                <w:left w:val="none" w:sz="0" w:space="0" w:color="auto"/>
                <w:bottom w:val="none" w:sz="0" w:space="0" w:color="auto"/>
                <w:right w:val="none" w:sz="0" w:space="0" w:color="auto"/>
              </w:divBdr>
              <w:divsChild>
                <w:div w:id="1204096470">
                  <w:marLeft w:val="0"/>
                  <w:marRight w:val="0"/>
                  <w:marTop w:val="0"/>
                  <w:marBottom w:val="0"/>
                  <w:divBdr>
                    <w:top w:val="none" w:sz="0" w:space="0" w:color="auto"/>
                    <w:left w:val="none" w:sz="0" w:space="0" w:color="auto"/>
                    <w:bottom w:val="none" w:sz="0" w:space="0" w:color="auto"/>
                    <w:right w:val="none" w:sz="0" w:space="0" w:color="auto"/>
                  </w:divBdr>
                </w:div>
              </w:divsChild>
            </w:div>
            <w:div w:id="1256401043">
              <w:marLeft w:val="0"/>
              <w:marRight w:val="0"/>
              <w:marTop w:val="0"/>
              <w:marBottom w:val="0"/>
              <w:divBdr>
                <w:top w:val="none" w:sz="0" w:space="0" w:color="auto"/>
                <w:left w:val="none" w:sz="0" w:space="0" w:color="auto"/>
                <w:bottom w:val="none" w:sz="0" w:space="0" w:color="auto"/>
                <w:right w:val="none" w:sz="0" w:space="0" w:color="auto"/>
              </w:divBdr>
              <w:divsChild>
                <w:div w:id="1668633558">
                  <w:marLeft w:val="0"/>
                  <w:marRight w:val="0"/>
                  <w:marTop w:val="0"/>
                  <w:marBottom w:val="0"/>
                  <w:divBdr>
                    <w:top w:val="none" w:sz="0" w:space="0" w:color="auto"/>
                    <w:left w:val="none" w:sz="0" w:space="0" w:color="auto"/>
                    <w:bottom w:val="none" w:sz="0" w:space="0" w:color="auto"/>
                    <w:right w:val="none" w:sz="0" w:space="0" w:color="auto"/>
                  </w:divBdr>
                </w:div>
              </w:divsChild>
            </w:div>
            <w:div w:id="1526362186">
              <w:marLeft w:val="0"/>
              <w:marRight w:val="0"/>
              <w:marTop w:val="0"/>
              <w:marBottom w:val="0"/>
              <w:divBdr>
                <w:top w:val="none" w:sz="0" w:space="0" w:color="auto"/>
                <w:left w:val="none" w:sz="0" w:space="0" w:color="auto"/>
                <w:bottom w:val="none" w:sz="0" w:space="0" w:color="auto"/>
                <w:right w:val="none" w:sz="0" w:space="0" w:color="auto"/>
              </w:divBdr>
              <w:divsChild>
                <w:div w:id="1262571708">
                  <w:marLeft w:val="0"/>
                  <w:marRight w:val="0"/>
                  <w:marTop w:val="0"/>
                  <w:marBottom w:val="0"/>
                  <w:divBdr>
                    <w:top w:val="none" w:sz="0" w:space="0" w:color="auto"/>
                    <w:left w:val="none" w:sz="0" w:space="0" w:color="auto"/>
                    <w:bottom w:val="none" w:sz="0" w:space="0" w:color="auto"/>
                    <w:right w:val="none" w:sz="0" w:space="0" w:color="auto"/>
                  </w:divBdr>
                </w:div>
              </w:divsChild>
            </w:div>
            <w:div w:id="2041733555">
              <w:marLeft w:val="0"/>
              <w:marRight w:val="0"/>
              <w:marTop w:val="0"/>
              <w:marBottom w:val="0"/>
              <w:divBdr>
                <w:top w:val="none" w:sz="0" w:space="0" w:color="auto"/>
                <w:left w:val="none" w:sz="0" w:space="0" w:color="auto"/>
                <w:bottom w:val="none" w:sz="0" w:space="0" w:color="auto"/>
                <w:right w:val="none" w:sz="0" w:space="0" w:color="auto"/>
              </w:divBdr>
              <w:divsChild>
                <w:div w:id="1316295194">
                  <w:marLeft w:val="0"/>
                  <w:marRight w:val="0"/>
                  <w:marTop w:val="0"/>
                  <w:marBottom w:val="0"/>
                  <w:divBdr>
                    <w:top w:val="none" w:sz="0" w:space="0" w:color="auto"/>
                    <w:left w:val="none" w:sz="0" w:space="0" w:color="auto"/>
                    <w:bottom w:val="none" w:sz="0" w:space="0" w:color="auto"/>
                    <w:right w:val="none" w:sz="0" w:space="0" w:color="auto"/>
                  </w:divBdr>
                </w:div>
              </w:divsChild>
            </w:div>
            <w:div w:id="1557815726">
              <w:marLeft w:val="0"/>
              <w:marRight w:val="0"/>
              <w:marTop w:val="0"/>
              <w:marBottom w:val="0"/>
              <w:divBdr>
                <w:top w:val="none" w:sz="0" w:space="0" w:color="auto"/>
                <w:left w:val="none" w:sz="0" w:space="0" w:color="auto"/>
                <w:bottom w:val="none" w:sz="0" w:space="0" w:color="auto"/>
                <w:right w:val="none" w:sz="0" w:space="0" w:color="auto"/>
              </w:divBdr>
              <w:divsChild>
                <w:div w:id="1458987107">
                  <w:marLeft w:val="0"/>
                  <w:marRight w:val="0"/>
                  <w:marTop w:val="0"/>
                  <w:marBottom w:val="0"/>
                  <w:divBdr>
                    <w:top w:val="none" w:sz="0" w:space="0" w:color="auto"/>
                    <w:left w:val="none" w:sz="0" w:space="0" w:color="auto"/>
                    <w:bottom w:val="none" w:sz="0" w:space="0" w:color="auto"/>
                    <w:right w:val="none" w:sz="0" w:space="0" w:color="auto"/>
                  </w:divBdr>
                </w:div>
              </w:divsChild>
            </w:div>
            <w:div w:id="1685933967">
              <w:marLeft w:val="0"/>
              <w:marRight w:val="0"/>
              <w:marTop w:val="0"/>
              <w:marBottom w:val="0"/>
              <w:divBdr>
                <w:top w:val="none" w:sz="0" w:space="0" w:color="auto"/>
                <w:left w:val="none" w:sz="0" w:space="0" w:color="auto"/>
                <w:bottom w:val="none" w:sz="0" w:space="0" w:color="auto"/>
                <w:right w:val="none" w:sz="0" w:space="0" w:color="auto"/>
              </w:divBdr>
              <w:divsChild>
                <w:div w:id="18670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tanzu.vmware.com/tanzu/compare" TargetMode="External"/><Relationship Id="rId39" Type="http://schemas.openxmlformats.org/officeDocument/2006/relationships/hyperlink" Target="https://nam04.safelinks.protection.outlook.com/?url=https%3A%2F%2Fhitachivantara.seismic.com%2Fapp%3FNewsId%3Dcdaf2ead-fc69-4cf6-b19e-86f4d26cb634%23%2Fnewscenterdocdetail%2Fdoc%2Ff519426a-883f-4888-873b-e1775c701c23%2Fbc5c480f-21fa-4c45-b2e0-c471cc5c9230%2Fgrid%2F%3Fp%3Dstory%26anchorId%3Dcd5e349e-22e6-4636-9467-dd9fe8d9101f&amp;data=04%7C01%7Cpaul.morrissey%40hitachivantara.com%7C599603c3eabb48c9287508d9faeee80e%7C18791e1761594f52a8d4de814ca8284a%7C0%7C0%7C637816726666894400%7CUnknown%7CTWFpbGZsb3d8eyJWIjoiMC4wLjAwMDAiLCJQIjoiV2luMzIiLCJBTiI6Ik1haWwiLCJXVCI6Mn0%3D%7C3000&amp;sdata=GZ1upLx8wIt8hfLjzRI4DyUg7q0sa4osDa0bF0sykuk%3D&amp;reserved=0" TargetMode="External"/><Relationship Id="rId21" Type="http://schemas.openxmlformats.org/officeDocument/2006/relationships/image" Target="media/image10.png"/><Relationship Id="rId34" Type="http://schemas.openxmlformats.org/officeDocument/2006/relationships/hyperlink" Target="mailto:wlum@vmware.com" TargetMode="External"/><Relationship Id="rId42" Type="http://schemas.openxmlformats.org/officeDocument/2006/relationships/hyperlink" Target="mailto:Patrick.bremer@hitachivantara.com" TargetMode="External"/><Relationship Id="rId47" Type="http://schemas.openxmlformats.org/officeDocument/2006/relationships/hyperlink" Target="https://www.vmware.com/partners/work-with-vmware/partner-connect.html" TargetMode="External"/><Relationship Id="rId50" Type="http://schemas.openxmlformats.org/officeDocument/2006/relationships/image" Target="media/image17.png"/><Relationship Id="rId55" Type="http://schemas.openxmlformats.org/officeDocument/2006/relationships/hyperlink" Target="https://kubernetes.io/docs/concept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jklazura@vmware.com" TargetMode="External"/><Relationship Id="rId41" Type="http://schemas.openxmlformats.org/officeDocument/2006/relationships/hyperlink" Target="https://nam04.safelinks.protection.outlook.com/?url=https%3A%2F%2Fhcpanywhere.hitachivantara.com%2Fa%2FGmYN_3ZmD18IZg3z%2Fd320d61c-bd21-43cd-92e3-4893ad9513f1%3Fl&amp;data=04%7C01%7Cpaul.morrissey%40hitachivantara.com%7C599603c3eabb48c9287508d9faeee80e%7C18791e1761594f52a8d4de814ca8284a%7C0%7C0%7C637816726666894400%7CUnknown%7CTWFpbGZsb3d8eyJWIjoiMC4wLjAwMDAiLCJQIjoiV2luMzIiLCJBTiI6Ik1haWwiLCJXVCI6Mn0%3D%7C3000&amp;sdata=8J5%2BCZyW1iIy1FaQn0MvotGH%2B8eCSQeNQh%2Fr1t3RoZU%3D&amp;reserved=0" TargetMode="External"/><Relationship Id="rId54" Type="http://schemas.openxmlformats.org/officeDocument/2006/relationships/hyperlink" Target="https://kubernetes.io/docs/setup/production-environment/container-runtim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hitachivantara.com/en-us/products/converged-hyperconverged-infrastructure.html" TargetMode="External"/><Relationship Id="rId24" Type="http://schemas.openxmlformats.org/officeDocument/2006/relationships/image" Target="media/image11.png"/><Relationship Id="rId32" Type="http://schemas.openxmlformats.org/officeDocument/2006/relationships/hyperlink" Target="mailto:gbyrne@vmware.com" TargetMode="External"/><Relationship Id="rId37" Type="http://schemas.openxmlformats.org/officeDocument/2006/relationships/hyperlink" Target="https://hitachivantara.sharepoint.com/:p:/s/VirtualizationCloudandContainersCommunity/EZgcxAAifERIrzdoRCL_lwgBcefUyyiOeDD6QFZ4nH70wQ?e=Dmdd3Y" TargetMode="External"/><Relationship Id="rId40" Type="http://schemas.openxmlformats.org/officeDocument/2006/relationships/hyperlink" Target="https://nam04.safelinks.protection.outlook.com/ap/p-59584e83/?url=https%3A%2F%2Fhitachivantara.sharepoint.com%2F%3Ap%3A%2Fr%2Fsites%2FVirtualizationCloudandContainersCommunity%2F_layouts%2F15%2FDoc.aspx%3Fsourcedoc%3D%257B2B40B44C-72D4-4A37-8525-0531093A9583%257D%26file%3DVMware%2520vSphere%2520with%2520Tanzu%2520Promotion%2520Partner%2520Overview%2520Deck%2520EN.pptx%26action%3Dedit%26mobileredirect%3Dtrue&amp;data=04%7C01%7Cpaul.morrissey%40hitachivantara.com%7C599603c3eabb48c9287508d9faeee80e%7C18791e1761594f52a8d4de814ca8284a%7C0%7C0%7C637816726666894400%7CUnknown%7CTWFpbGZsb3d8eyJWIjoiMC4wLjAwMDAiLCJQIjoiV2luMzIiLCJBTiI6Ik1haWwiLCJXVCI6Mn0%3D%7C3000&amp;sdata=WnR4WhCNZwpQa9n%2FUB%2B4bI93NSE3KmH6DSRLILw363Q%3D&amp;reserved=0" TargetMode="External"/><Relationship Id="rId45" Type="http://schemas.openxmlformats.org/officeDocument/2006/relationships/hyperlink" Target="mailto:UCPPM@hitachivantara.com" TargetMode="External"/><Relationship Id="rId53" Type="http://schemas.openxmlformats.org/officeDocument/2006/relationships/hyperlink" Target="mailto:Jason.parmley@hitachivantara.com" TargetMode="External"/><Relationship Id="rId58" Type="http://schemas.openxmlformats.org/officeDocument/2006/relationships/hyperlink" Target="https://teams.microsoft.com/l/channel/19%3Ac5f849ce4ade43ae84c39e02bef60477%40thread.skype/tab%3A%3Aef62fbf4-5d3b-45f7-9cf2-30363deada69?groupId=2c5b9103-f961-497f-992a-97b6e0f4ba10&amp;tenantId=18791e17-6159-4f52-a8d4-de814ca8284a"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community.hitachivantara.com/blogs/jose-perez/2022/02/22/hitachi-storage-integration-for-kubernetes" TargetMode="External"/><Relationship Id="rId28" Type="http://schemas.openxmlformats.org/officeDocument/2006/relationships/hyperlink" Target="https://nam04.safelinks.protection.outlook.com/?url=https%3A%2F%2Ftanzu.vmware.com%2Fcontent%2Ftanzu-labs%2Fvmware-tanzu-labs-datasheets&amp;data=04%7C01%7Cpaul.morrissey%40hitachivantara.com%7Cf7e3cc52d91b44bea80008da084b59bc%7C18791e1761594f52a8d4de814ca8284a%7C0%7C0%7C637831416984538616%7CUnknown%7CTWFpbGZsb3d8eyJWIjoiMC4wLjAwMDAiLCJQIjoiV2luMzIiLCJBTiI6Ik1haWwiLCJXVCI6Mn0%3D%7C3000&amp;sdata=2GO4PQLIGD78SnI9z%2FHU3fh3PJ9bXf3qWfGpDb9YHFw%3D&amp;reserved=0" TargetMode="External"/><Relationship Id="rId36" Type="http://schemas.openxmlformats.org/officeDocument/2006/relationships/image" Target="media/image13.png"/><Relationship Id="rId49" Type="http://schemas.openxmlformats.org/officeDocument/2006/relationships/image" Target="media/image16.png"/><Relationship Id="rId57" Type="http://schemas.openxmlformats.org/officeDocument/2006/relationships/hyperlink" Target="https://compatibility.hitachivantara.com/products/hspc" TargetMode="External"/><Relationship Id="rId61" Type="http://schemas.openxmlformats.org/officeDocument/2006/relationships/theme" Target="theme/theme1.xml"/><Relationship Id="rId10" Type="http://schemas.openxmlformats.org/officeDocument/2006/relationships/hyperlink" Target="https://teams.microsoft.com/l/channel/19%3Ac5f849ce4ade43ae84c39e02bef60477%40thread.skype/tab%3A%3Aef62fbf4-5d3b-45f7-9cf2-30363deada69?groupId=2c5b9103-f961-497f-992a-97b6e0f4ba10&amp;tenantId=18791e17-6159-4f52-a8d4-de814ca8284a" TargetMode="External"/><Relationship Id="rId19" Type="http://schemas.openxmlformats.org/officeDocument/2006/relationships/image" Target="media/image8.png"/><Relationship Id="rId31" Type="http://schemas.openxmlformats.org/officeDocument/2006/relationships/hyperlink" Target="mailto:asundar@vmware.com" TargetMode="External"/><Relationship Id="rId44" Type="http://schemas.openxmlformats.org/officeDocument/2006/relationships/hyperlink" Target="mailto:Jason.parmley@hitachivantara.com" TargetMode="External"/><Relationship Id="rId52" Type="http://schemas.openxmlformats.org/officeDocument/2006/relationships/hyperlink" Target="mailto:li.kiang.low@hitachivantara.com" TargetMode="External"/><Relationship Id="rId60" Type="http://schemas.microsoft.com/office/2011/relationships/people" Target="people.xml"/><Relationship Id="rId4" Type="http://schemas.openxmlformats.org/officeDocument/2006/relationships/numbering" Target="numbering.xml"/><Relationship Id="rId9" Type="http://schemas.openxmlformats.org/officeDocument/2006/relationships/hyperlink" Target="https://docs.vmware.com/en/VMware-vSphere/7.0/vmware-vsphere-with-tanzu/GUID-3E4E6039-BD24-4C40-8575-5AA0EECBBBEC.html" TargetMode="External"/><Relationship Id="rId14" Type="http://schemas.openxmlformats.org/officeDocument/2006/relationships/image" Target="media/image3.png"/><Relationship Id="rId22" Type="http://schemas.openxmlformats.org/officeDocument/2006/relationships/hyperlink" Target="https://knowledge.hitachivantara.com/Documents/Application_Optimized_Solutions/VMWare/Deployment_Options_for_Red_Hat_OpenShift_on_Hitachi_Unified_Compute_Platform_CI_with_Hitachi_Virtual_Storage_Platform_Family_Reference_Architecture_Guide" TargetMode="External"/><Relationship Id="rId27" Type="http://schemas.openxmlformats.org/officeDocument/2006/relationships/hyperlink" Target="https://d1fto35gcfffzn.cloudfront.net/tanzu/VMware-Tanzu-Basic-Solution-Brief.pdf" TargetMode="External"/><Relationship Id="rId30" Type="http://schemas.openxmlformats.org/officeDocument/2006/relationships/hyperlink" Target="mailto:dvamathevan@vmware.com" TargetMode="External"/><Relationship Id="rId35" Type="http://schemas.openxmlformats.org/officeDocument/2006/relationships/hyperlink" Target="mailto:kfusco@vmware.com" TargetMode="External"/><Relationship Id="rId43" Type="http://schemas.openxmlformats.org/officeDocument/2006/relationships/hyperlink" Target="mailto:li.kiang.low@hitachivantara.com" TargetMode="External"/><Relationship Id="rId48" Type="http://schemas.openxmlformats.org/officeDocument/2006/relationships/hyperlink" Target="https://connect.redhat.com/benefits/open-learning-paths-isvs" TargetMode="External"/><Relationship Id="rId56" Type="http://schemas.openxmlformats.org/officeDocument/2006/relationships/hyperlink" Target="https://www.containiq.com/post/popular-kubernetes-distributions" TargetMode="External"/><Relationship Id="rId8" Type="http://schemas.openxmlformats.org/officeDocument/2006/relationships/hyperlink" Target="https://veducate.co.uk/tanzu-terminology/" TargetMode="External"/><Relationship Id="rId51" Type="http://schemas.openxmlformats.org/officeDocument/2006/relationships/hyperlink" Target="mailto:Patrick.bremer@hitachivantara.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mailto:pradeeptod@vmware.com" TargetMode="External"/><Relationship Id="rId38" Type="http://schemas.openxmlformats.org/officeDocument/2006/relationships/image" Target="media/image14.png"/><Relationship Id="rId46" Type="http://schemas.openxmlformats.org/officeDocument/2006/relationships/image" Target="media/image15.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415BFA29A4D74CBA7CA843F33BC8B6" ma:contentTypeVersion="6" ma:contentTypeDescription="Create a new document." ma:contentTypeScope="" ma:versionID="5ef25c0c0c507b19803d4d59641c161f">
  <xsd:schema xmlns:xsd="http://www.w3.org/2001/XMLSchema" xmlns:xs="http://www.w3.org/2001/XMLSchema" xmlns:p="http://schemas.microsoft.com/office/2006/metadata/properties" xmlns:ns2="239e77d2-0839-405f-b3d9-2fb4569fe4c3" xmlns:ns3="6508bc37-22cb-4f4e-aa98-dbe3b6191d64" targetNamespace="http://schemas.microsoft.com/office/2006/metadata/properties" ma:root="true" ma:fieldsID="12de99ffc6b9080bea8725ae03518aed" ns2:_="" ns3:_="">
    <xsd:import namespace="239e77d2-0839-405f-b3d9-2fb4569fe4c3"/>
    <xsd:import namespace="6508bc37-22cb-4f4e-aa98-dbe3b6191d6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9e77d2-0839-405f-b3d9-2fb4569fe4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08bc37-22cb-4f4e-aa98-dbe3b6191d6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68416E-DE6C-4964-93A6-B564414D0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9e77d2-0839-405f-b3d9-2fb4569fe4c3"/>
    <ds:schemaRef ds:uri="6508bc37-22cb-4f4e-aa98-dbe3b6191d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98D9F2-9435-404C-8C44-03DB76C7056E}">
  <ds:schemaRefs>
    <ds:schemaRef ds:uri="http://schemas.microsoft.com/sharepoint/v3/contenttype/forms"/>
  </ds:schemaRefs>
</ds:datastoreItem>
</file>

<file path=customXml/itemProps3.xml><?xml version="1.0" encoding="utf-8"?>
<ds:datastoreItem xmlns:ds="http://schemas.openxmlformats.org/officeDocument/2006/customXml" ds:itemID="{B7CFED8F-9846-4472-BC9F-58D4565EC0D0}">
  <ds:schemaRefs>
    <ds:schemaRef ds:uri="http://schemas.microsoft.com/office/2006/metadata/properties"/>
    <ds:schemaRef ds:uri="http://purl.org/dc/terms/"/>
    <ds:schemaRef ds:uri="http://schemas.openxmlformats.org/package/2006/metadata/core-properties"/>
    <ds:schemaRef ds:uri="6508bc37-22cb-4f4e-aa98-dbe3b6191d64"/>
    <ds:schemaRef ds:uri="http://purl.org/dc/dcmitype/"/>
    <ds:schemaRef ds:uri="239e77d2-0839-405f-b3d9-2fb4569fe4c3"/>
    <ds:schemaRef ds:uri="http://schemas.microsoft.com/office/2006/documentManagement/types"/>
    <ds:schemaRef ds:uri="http://purl.org/dc/elements/1.1/"/>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19</Pages>
  <Words>5117</Words>
  <Characters>29168</Characters>
  <Application>Microsoft Office Word</Application>
  <DocSecurity>0</DocSecurity>
  <Lines>243</Lines>
  <Paragraphs>68</Paragraphs>
  <ScaleCrop>false</ScaleCrop>
  <Company/>
  <LinksUpToDate>false</LinksUpToDate>
  <CharactersWithSpaces>34217</CharactersWithSpaces>
  <SharedDoc>false</SharedDoc>
  <HLinks>
    <vt:vector size="102" baseType="variant">
      <vt:variant>
        <vt:i4>3932268</vt:i4>
      </vt:variant>
      <vt:variant>
        <vt:i4>84</vt:i4>
      </vt:variant>
      <vt:variant>
        <vt:i4>0</vt:i4>
      </vt:variant>
      <vt:variant>
        <vt:i4>5</vt:i4>
      </vt:variant>
      <vt:variant>
        <vt:lpwstr>https://teams.microsoft.com/l/channel/19%3Ac5f849ce4ade43ae84c39e02bef60477%40thread.skype/tab%3A%3Aef62fbf4-5d3b-45f7-9cf2-30363deada69?groupId=2c5b9103-f961-497f-992a-97b6e0f4ba10&amp;tenantId=18791e17-6159-4f52-a8d4-de814ca8284a</vt:lpwstr>
      </vt:variant>
      <vt:variant>
        <vt:lpwstr/>
      </vt:variant>
      <vt:variant>
        <vt:i4>7929918</vt:i4>
      </vt:variant>
      <vt:variant>
        <vt:i4>81</vt:i4>
      </vt:variant>
      <vt:variant>
        <vt:i4>0</vt:i4>
      </vt:variant>
      <vt:variant>
        <vt:i4>5</vt:i4>
      </vt:variant>
      <vt:variant>
        <vt:lpwstr>https://compatibility.hitachivantara.com/products/hspc</vt:lpwstr>
      </vt:variant>
      <vt:variant>
        <vt:lpwstr/>
      </vt:variant>
      <vt:variant>
        <vt:i4>6815778</vt:i4>
      </vt:variant>
      <vt:variant>
        <vt:i4>72</vt:i4>
      </vt:variant>
      <vt:variant>
        <vt:i4>0</vt:i4>
      </vt:variant>
      <vt:variant>
        <vt:i4>5</vt:i4>
      </vt:variant>
      <vt:variant>
        <vt:lpwstr>https://www.containiq.com/post/popular-kubernetes-distributions</vt:lpwstr>
      </vt:variant>
      <vt:variant>
        <vt:lpwstr/>
      </vt:variant>
      <vt:variant>
        <vt:i4>65629</vt:i4>
      </vt:variant>
      <vt:variant>
        <vt:i4>69</vt:i4>
      </vt:variant>
      <vt:variant>
        <vt:i4>0</vt:i4>
      </vt:variant>
      <vt:variant>
        <vt:i4>5</vt:i4>
      </vt:variant>
      <vt:variant>
        <vt:lpwstr>https://kubernetes.io/docs/concepts/</vt:lpwstr>
      </vt:variant>
      <vt:variant>
        <vt:lpwstr/>
      </vt:variant>
      <vt:variant>
        <vt:i4>7864417</vt:i4>
      </vt:variant>
      <vt:variant>
        <vt:i4>66</vt:i4>
      </vt:variant>
      <vt:variant>
        <vt:i4>0</vt:i4>
      </vt:variant>
      <vt:variant>
        <vt:i4>5</vt:i4>
      </vt:variant>
      <vt:variant>
        <vt:lpwstr>https://kubernetes.io/docs/setup/production-environment/container-runtimes/</vt:lpwstr>
      </vt:variant>
      <vt:variant>
        <vt:lpwstr/>
      </vt:variant>
      <vt:variant>
        <vt:i4>65545</vt:i4>
      </vt:variant>
      <vt:variant>
        <vt:i4>63</vt:i4>
      </vt:variant>
      <vt:variant>
        <vt:i4>0</vt:i4>
      </vt:variant>
      <vt:variant>
        <vt:i4>5</vt:i4>
      </vt:variant>
      <vt:variant>
        <vt:lpwstr>https://connect.redhat.com/benefits/open-learning-paths-isvs</vt:lpwstr>
      </vt:variant>
      <vt:variant>
        <vt:lpwstr/>
      </vt:variant>
      <vt:variant>
        <vt:i4>5898318</vt:i4>
      </vt:variant>
      <vt:variant>
        <vt:i4>60</vt:i4>
      </vt:variant>
      <vt:variant>
        <vt:i4>0</vt:i4>
      </vt:variant>
      <vt:variant>
        <vt:i4>5</vt:i4>
      </vt:variant>
      <vt:variant>
        <vt:lpwstr>https://www.vmware.com/partners/work-with-vmware/partner-connect.html</vt:lpwstr>
      </vt:variant>
      <vt:variant>
        <vt:lpwstr/>
      </vt:variant>
      <vt:variant>
        <vt:i4>3801090</vt:i4>
      </vt:variant>
      <vt:variant>
        <vt:i4>33</vt:i4>
      </vt:variant>
      <vt:variant>
        <vt:i4>0</vt:i4>
      </vt:variant>
      <vt:variant>
        <vt:i4>5</vt:i4>
      </vt:variant>
      <vt:variant>
        <vt:lpwstr>mailto:UCPPM@hitachivantara.com</vt:lpwstr>
      </vt:variant>
      <vt:variant>
        <vt:lpwstr/>
      </vt:variant>
      <vt:variant>
        <vt:i4>4784254</vt:i4>
      </vt:variant>
      <vt:variant>
        <vt:i4>30</vt:i4>
      </vt:variant>
      <vt:variant>
        <vt:i4>0</vt:i4>
      </vt:variant>
      <vt:variant>
        <vt:i4>5</vt:i4>
      </vt:variant>
      <vt:variant>
        <vt:lpwstr>https://nam04.safelinks.protection.outlook.com/?url=https%3A%2F%2Fhcpanywhere.hitachivantara.com%2Fa%2FGmYN_3ZmD18IZg3z%2Fd320d61c-bd21-43cd-92e3-4893ad9513f1%3Fl&amp;data=04%7C01%7Cpaul.morrissey%40hitachivantara.com%7C599603c3eabb48c9287508d9faeee80e%7C18791e1761594f52a8d4de814ca8284a%7C0%7C0%7C637816726666894400%7CUnknown%7CTWFpbGZsb3d8eyJWIjoiMC4wLjAwMDAiLCJQIjoiV2luMzIiLCJBTiI6Ik1haWwiLCJXVCI6Mn0%3D%7C3000&amp;sdata=8J5%2BCZyW1iIy1FaQn0MvotGH%2B8eCSQeNQh%2Fr1t3RoZU%3D&amp;reserved=0</vt:lpwstr>
      </vt:variant>
      <vt:variant>
        <vt:lpwstr/>
      </vt:variant>
      <vt:variant>
        <vt:i4>8126486</vt:i4>
      </vt:variant>
      <vt:variant>
        <vt:i4>27</vt:i4>
      </vt:variant>
      <vt:variant>
        <vt:i4>0</vt:i4>
      </vt:variant>
      <vt:variant>
        <vt:i4>5</vt:i4>
      </vt:variant>
      <vt:variant>
        <vt:lpwstr>https://nam04.safelinks.protection.outlook.com/ap/p-59584e83/?url=https%3A%2F%2Fhitachivantara.sharepoint.com%2F%3Ap%3A%2Fr%2Fsites%2FVirtualizationCloudandContainersCommunity%2F_layouts%2F15%2FDoc.aspx%3Fsourcedoc%3D%257B2B40B44C-72D4-4A37-8525-0531093A9583%257D%26file%3DVMware%2520vSphere%2520with%2520Tanzu%2520Promotion%2520Partner%2520Overview%2520Deck%2520EN.pptx%26action%3Dedit%26mobileredirect%3Dtrue&amp;data=04%7C01%7Cpaul.morrissey%40hitachivantara.com%7C599603c3eabb48c9287508d9faeee80e%7C18791e1761594f52a8d4de814ca8284a%7C0%7C0%7C637816726666894400%7CUnknown%7CTWFpbGZsb3d8eyJWIjoiMC4wLjAwMDAiLCJQIjoiV2luMzIiLCJBTiI6Ik1haWwiLCJXVCI6Mn0%3D%7C3000&amp;sdata=WnR4WhCNZwpQa9n%2FUB%2B4bI93NSE3KmH6DSRLILw363Q%3D&amp;reserved=0</vt:lpwstr>
      </vt:variant>
      <vt:variant>
        <vt:lpwstr/>
      </vt:variant>
      <vt:variant>
        <vt:i4>2556003</vt:i4>
      </vt:variant>
      <vt:variant>
        <vt:i4>24</vt:i4>
      </vt:variant>
      <vt:variant>
        <vt:i4>0</vt:i4>
      </vt:variant>
      <vt:variant>
        <vt:i4>5</vt:i4>
      </vt:variant>
      <vt:variant>
        <vt:lpwstr>https://nam04.safelinks.protection.outlook.com/?url=https%3A%2F%2Fhitachivantara.seismic.com%2Fapp%3FNewsId%3Dcdaf2ead-fc69-4cf6-b19e-86f4d26cb634%23%2Fnewscenterdocdetail%2Fdoc%2Ff519426a-883f-4888-873b-e1775c701c23%2Fbc5c480f-21fa-4c45-b2e0-c471cc5c9230%2Fgrid%2F%3Fp%3Dstory%26anchorId%3Dcd5e349e-22e6-4636-9467-dd9fe8d9101f&amp;data=04%7C01%7Cpaul.morrissey%40hitachivantara.com%7C599603c3eabb48c9287508d9faeee80e%7C18791e1761594f52a8d4de814ca8284a%7C0%7C0%7C637816726666894400%7CUnknown%7CTWFpbGZsb3d8eyJWIjoiMC4wLjAwMDAiLCJQIjoiV2luMzIiLCJBTiI6Ik1haWwiLCJXVCI6Mn0%3D%7C3000&amp;sdata=GZ1upLx8wIt8hfLjzRI4DyUg7q0sa4osDa0bF0sykuk%3D&amp;reserved=0</vt:lpwstr>
      </vt:variant>
      <vt:variant>
        <vt:lpwstr/>
      </vt:variant>
      <vt:variant>
        <vt:i4>1179679</vt:i4>
      </vt:variant>
      <vt:variant>
        <vt:i4>18</vt:i4>
      </vt:variant>
      <vt:variant>
        <vt:i4>0</vt:i4>
      </vt:variant>
      <vt:variant>
        <vt:i4>5</vt:i4>
      </vt:variant>
      <vt:variant>
        <vt:lpwstr>https://kubernetes.io/blog/2019/01/15/container-storage-interface-ga/</vt:lpwstr>
      </vt:variant>
      <vt:variant>
        <vt:lpwstr/>
      </vt:variant>
      <vt:variant>
        <vt:i4>2490475</vt:i4>
      </vt:variant>
      <vt:variant>
        <vt:i4>15</vt:i4>
      </vt:variant>
      <vt:variant>
        <vt:i4>0</vt:i4>
      </vt:variant>
      <vt:variant>
        <vt:i4>5</vt:i4>
      </vt:variant>
      <vt:variant>
        <vt:lpwstr>https://tanzu.vmware.com/tanzu/compare</vt:lpwstr>
      </vt:variant>
      <vt:variant>
        <vt:lpwstr/>
      </vt:variant>
      <vt:variant>
        <vt:i4>6684772</vt:i4>
      </vt:variant>
      <vt:variant>
        <vt:i4>9</vt:i4>
      </vt:variant>
      <vt:variant>
        <vt:i4>0</vt:i4>
      </vt:variant>
      <vt:variant>
        <vt:i4>5</vt:i4>
      </vt:variant>
      <vt:variant>
        <vt:lpwstr>https://community.hitachivantara.com/blogs/jose-perez/2022/02/22/hitachi-storage-integration-for-kubernetes</vt:lpwstr>
      </vt:variant>
      <vt:variant>
        <vt:lpwstr/>
      </vt:variant>
      <vt:variant>
        <vt:i4>5832734</vt:i4>
      </vt:variant>
      <vt:variant>
        <vt:i4>6</vt:i4>
      </vt:variant>
      <vt:variant>
        <vt:i4>0</vt:i4>
      </vt:variant>
      <vt:variant>
        <vt:i4>5</vt:i4>
      </vt:variant>
      <vt:variant>
        <vt:lpwstr>https://knowledge.hitachivantara.com/Documents/Application_Optimized_Solutions/VMWare/Deployment_Options_for_Red_Hat_OpenShift_on_Hitachi_Unified_Compute_Platform_CI_with_Hitachi_Virtual_Storage_Platform_Family_Reference_Architecture_Guide</vt:lpwstr>
      </vt:variant>
      <vt:variant>
        <vt:lpwstr/>
      </vt:variant>
      <vt:variant>
        <vt:i4>3932268</vt:i4>
      </vt:variant>
      <vt:variant>
        <vt:i4>3</vt:i4>
      </vt:variant>
      <vt:variant>
        <vt:i4>0</vt:i4>
      </vt:variant>
      <vt:variant>
        <vt:i4>5</vt:i4>
      </vt:variant>
      <vt:variant>
        <vt:lpwstr>https://teams.microsoft.com/l/channel/19%3Ac5f849ce4ade43ae84c39e02bef60477%40thread.skype/tab%3A%3Aef62fbf4-5d3b-45f7-9cf2-30363deada69?groupId=2c5b9103-f961-497f-992a-97b6e0f4ba10&amp;tenantId=18791e17-6159-4f52-a8d4-de814ca8284a</vt:lpwstr>
      </vt:variant>
      <vt:variant>
        <vt:lpwstr/>
      </vt:variant>
      <vt:variant>
        <vt:i4>3276844</vt:i4>
      </vt:variant>
      <vt:variant>
        <vt:i4>0</vt:i4>
      </vt:variant>
      <vt:variant>
        <vt:i4>0</vt:i4>
      </vt:variant>
      <vt:variant>
        <vt:i4>5</vt:i4>
      </vt:variant>
      <vt:variant>
        <vt:lpwstr>https://docs.vmware.com/en/VMware-vSphere/7.0/vmware-vsphere-with-tanzu/GUID-3E4E6039-BD24-4C40-8575-5AA0EECBBBEC.html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Chu</dc:creator>
  <cp:keywords/>
  <dc:description/>
  <cp:lastModifiedBy>Paul Morrissey</cp:lastModifiedBy>
  <cp:revision>2</cp:revision>
  <cp:lastPrinted>2022-03-31T01:22:00Z</cp:lastPrinted>
  <dcterms:created xsi:type="dcterms:W3CDTF">2022-03-31T21:13:00Z</dcterms:created>
  <dcterms:modified xsi:type="dcterms:W3CDTF">2022-03-31T21:13:00Z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0x0101000C415BFA29A4D74CBA7CA843F33BC8B6</vt:lpwstr>
  </property>
</Properties>
</file>